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Default ContentType="image/png" Extension="png"/>
  <Override ContentType="application/vnd.openxmlformats-officedocument.wordprocessingml.comments+xml" PartName="/word/comments.xml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webSettings+xml" PartName="/word/webSettings.xml"/>
  <Override ContentType="application/vnd.openxmlformats-officedocument.wordprocessingml.commentsExtended+xml" PartName="/word/commentsExtended.xml"/>
  <Override ContentType="application/vnd.openxmlformats-officedocument.wordprocessingml.commentsIds+xml" PartName="/word/commentsIds.xml"/>
  <Override ContentType="application/vnd.openxmlformats-officedocument.wordprocessingml.commentsExtensible+xml" PartName="/word/commentsExtensible.xml"/>
  <Override ContentType="application/vnd.openxmlformats-officedocument.wordprocessingml.fontTable+xml" PartName="/word/fontTable.xml"/>
  <Override ContentType="application/vnd.openxmlformats-officedocument.wordprocessingml.people+xml" PartName="/word/people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6720F" w:rsidP="00B6720F" w:rsidRDefault="00B6720F" w14:paraId="73A49D39" w14:textId="7468B391">
      <w:pPr>
        <w:pStyle w:val="Title"/>
      </w:pPr>
      <w:r>
        <w:t>Actielijst</w:t>
      </w:r>
      <w:del w:author="Rinse Cramer" w:date="2025-12-12T14:37:00Z" w16du:dateUtc="2025-12-12T13:37:00Z" w:id="0">
        <w:r w:rsidDel="00C577EE">
          <w:delText xml:space="preserve"> per Fase</w:delText>
        </w:r>
      </w:del>
    </w:p>
    <w:p w:rsidR="00B6720F" w:rsidP="00B6720F" w:rsidRDefault="00B6720F" w14:paraId="7D189558" w14:textId="66799B4B">
      <w:pPr>
        <w:pStyle w:val="Subtitle"/>
      </w:pPr>
      <w:del w:author="Rinse Cramer" w:date="2025-12-31T16:30:00Z" w16du:dateUtc="2025-12-31T15:30:00Z" w:id="1">
        <w:r w:rsidDel="00D00EF3">
          <w:delText xml:space="preserve">Afvinkbare acties voor </w:delText>
        </w:r>
      </w:del>
      <w:del w:author="Rinse Cramer" w:date="2025-12-12T14:37:00Z" w16du:dateUtc="2025-12-12T13:37:00Z" w:id="2">
        <w:r w:rsidDel="00C577EE">
          <w:delText>iedere projectfase</w:delText>
        </w:r>
      </w:del>
      <w:ins w:author="Rinse Cramer" w:date="2025-12-31T16:30:00Z" w16du:dateUtc="2025-12-31T15:30:00Z" w:id="3">
        <w:r w:rsidR="00D00EF3">
          <w:t>In iedere actie de checklijst afvinken voordat je doorgaat</w:t>
        </w:r>
      </w:ins>
    </w:p>
    <w:p w:rsidR="00B6720F" w:rsidP="00B6720F" w:rsidRDefault="00B6720F" w14:paraId="601F5F9A" w14:textId="18727305">
      <w:pPr>
        <w:pStyle w:val="Heading1"/>
      </w:pPr>
      <w:r w:rsidRPr="4200D7D3" w:rsidR="00B6720F">
        <w:rPr>
          <w:rFonts w:ascii="Segoe UI Emoji" w:hAnsi="Segoe UI Emoji" w:cs="Segoe UI Emoji"/>
        </w:rPr>
        <w:t>⏱️</w:t>
      </w:r>
      <w:r w:rsidR="00B6720F">
        <w:rPr/>
        <w:t xml:space="preserve"> </w:t>
      </w:r>
      <w:r w:rsidR="4C4F64BE">
        <w:rPr/>
        <w:t>101</w:t>
      </w:r>
      <w:ins w:author="Rinse Cramer" w:date="2025-12-12T15:01:00Z" w16du:dateUtc="2025-12-12T14:01:00Z" w:id="1941351483">
        <w:r w:rsidR="009B7D0B">
          <w:t xml:space="preserve">. </w:t>
        </w:r>
      </w:ins>
      <w:ins w:author="Rinse Cramer" w:date="2025-12-12T14:43:00Z" w16du:dateUtc="2025-12-12T13:43:00Z" w:id="2051569623">
        <w:r w:rsidR="005D5D8D">
          <w:t>Status = intake</w:t>
        </w:r>
      </w:ins>
    </w:p>
    <w:p w:rsidRPr="00B6720F" w:rsidR="00B6720F" w:rsidP="00B6720F" w:rsidRDefault="00CF1D9E" w14:paraId="3FA6391A" w14:textId="3F69299A">
      <w:pPr>
        <w:pStyle w:val="ListParagraph"/>
        <w:keepNext/>
        <w:numPr>
          <w:ilvl w:val="0"/>
          <w:numId w:val="15"/>
        </w:numPr>
        <w:spacing w:after="0" w:line="240" w:lineRule="auto"/>
      </w:pPr>
      <w:del w:author="Rinse Cramer" w:date="2025-12-12T15:01:00Z" w16du:dateUtc="2025-12-12T14:01:00Z" w:id="7">
        <w:r w:rsidDel="009B7D0B">
          <w:delText>A</w:delText>
        </w:r>
      </w:del>
      <w:ins w:author="Rinse Cramer" w:date="2025-12-12T15:01:00Z" w16du:dateUtc="2025-12-12T14:01:00Z" w:id="8">
        <w:r w:rsidR="009B7D0B">
          <w:t>1</w:t>
        </w:r>
      </w:ins>
      <w:r>
        <w:t xml:space="preserve">. </w:t>
      </w:r>
      <w:del w:author="Rinse Cramer" w:date="2025-12-12T14:44:00Z" w16du:dateUtc="2025-12-12T13:44:00Z" w:id="9">
        <w:r w:rsidRPr="00B6720F" w:rsidDel="00423F80" w:rsidR="00B6720F">
          <w:delText>Oplossingsrichting bepaald</w:delText>
        </w:r>
      </w:del>
      <w:ins w:author="Rinse Cramer" w:date="2025-12-12T14:47:00Z" w16du:dateUtc="2025-12-12T13:47:00Z" w:id="10">
        <w:r w:rsidR="00E00FCF">
          <w:t>Jira-uitvoerder is medewerker</w:t>
        </w:r>
      </w:ins>
    </w:p>
    <w:p w:rsidR="00B6720F" w:rsidP="00B6720F" w:rsidRDefault="00CF1D9E" w14:paraId="03D1BCE8" w14:textId="5B8AD625">
      <w:pPr>
        <w:pStyle w:val="ListParagraph"/>
        <w:numPr>
          <w:ilvl w:val="0"/>
          <w:numId w:val="15"/>
        </w:numPr>
      </w:pPr>
      <w:del w:author="Rinse Cramer" w:date="2025-12-12T15:01:00Z" w16du:dateUtc="2025-12-12T14:01:00Z" w:id="11">
        <w:r w:rsidDel="009B7D0B">
          <w:delText>B</w:delText>
        </w:r>
      </w:del>
      <w:ins w:author="Rinse Cramer" w:date="2025-12-12T15:01:00Z" w16du:dateUtc="2025-12-12T14:01:00Z" w:id="12">
        <w:r w:rsidR="009B7D0B">
          <w:t>2</w:t>
        </w:r>
      </w:ins>
      <w:r>
        <w:t xml:space="preserve">. </w:t>
      </w:r>
      <w:del w:author="Rinse Cramer" w:date="2025-12-12T14:44:00Z" w16du:dateUtc="2025-12-12T13:44:00Z" w:id="13">
        <w:r w:rsidRPr="00B6720F" w:rsidDel="00921E98" w:rsidR="00B6720F">
          <w:delText>Deliverable specificatie opgesteld</w:delText>
        </w:r>
      </w:del>
      <w:ins w:author="Rinse Cramer" w:date="2025-12-12T14:47:00Z" w16du:dateUtc="2025-12-12T13:47:00Z" w:id="14">
        <w:r w:rsidR="00E00FCF">
          <w:t>Jira-status is Toegewezen</w:t>
        </w:r>
      </w:ins>
      <w:r w:rsidR="00DA73E2">
        <w:t xml:space="preserve"> of Review aanpak</w:t>
      </w:r>
    </w:p>
    <w:p w:rsidR="00B6720F" w:rsidP="00B6720F" w:rsidRDefault="00CF1D9E" w14:paraId="6B1CB500" w14:textId="1B2ED7ED">
      <w:pPr>
        <w:pStyle w:val="ListParagraph"/>
        <w:numPr>
          <w:ilvl w:val="0"/>
          <w:numId w:val="15"/>
        </w:numPr>
        <w:rPr>
          <w:ins w:author="Rinse Cramer" w:date="2025-12-12T14:56:00Z" w16du:dateUtc="2025-12-12T13:56:00Z" w:id="15"/>
        </w:rPr>
      </w:pPr>
      <w:del w:author="Rinse Cramer" w:date="2025-12-12T15:01:00Z" w16du:dateUtc="2025-12-12T14:01:00Z" w:id="16">
        <w:r w:rsidDel="009B7D0B">
          <w:delText>C</w:delText>
        </w:r>
      </w:del>
      <w:ins w:author="Rinse Cramer" w:date="2025-12-12T15:01:00Z" w16du:dateUtc="2025-12-12T14:01:00Z" w:id="17">
        <w:r w:rsidR="009B7D0B">
          <w:t>3</w:t>
        </w:r>
      </w:ins>
      <w:r>
        <w:t xml:space="preserve">. </w:t>
      </w:r>
      <w:del w:author="Rinse Cramer" w:date="2025-12-12T14:45:00Z" w16du:dateUtc="2025-12-12T13:45:00Z" w:id="18">
        <w:r w:rsidRPr="00B6720F" w:rsidDel="00921E98" w:rsidR="00B6720F">
          <w:delText>Initiële schatting gemaakt</w:delText>
        </w:r>
      </w:del>
      <w:ins w:author="Rinse Cramer" w:date="2025-12-12T14:45:00Z" w16du:dateUtc="2025-12-12T13:45:00Z" w:id="19">
        <w:r w:rsidR="00921E98">
          <w:t xml:space="preserve">Jira-status wordt </w:t>
        </w:r>
        <w:r w:rsidR="002F7E39">
          <w:t>Intake</w:t>
        </w:r>
      </w:ins>
    </w:p>
    <w:p w:rsidR="00421623" w:rsidP="00421623" w:rsidRDefault="00421623" w14:paraId="06C970D7" w14:textId="3D006096">
      <w:pPr>
        <w:pStyle w:val="Heading1"/>
        <w:rPr>
          <w:ins w:author="Rinse Cramer" w:date="2025-12-12T14:56:00Z" w16du:dateUtc="2025-12-12T13:56:00Z" w:id="903736532"/>
        </w:rPr>
      </w:pPr>
      <w:ins w:author="Rinse Cramer" w:date="2025-12-12T14:56:00Z" w16du:dateUtc="2025-12-12T13:56:00Z" w:id="255664288">
        <w:r w:rsidRPr="4200D7D3" w:rsidR="00421623">
          <w:rPr>
            <w:rFonts w:ascii="Segoe UI Emoji" w:hAnsi="Segoe UI Emoji" w:cs="Segoe UI Emoji"/>
          </w:rPr>
          <w:t xml:space="preserve">⏱️ </w:t>
        </w:r>
      </w:ins>
      <w:r w:rsidRPr="4200D7D3" w:rsidR="5156CC98">
        <w:rPr>
          <w:rFonts w:ascii="Segoe UI Emoji" w:hAnsi="Segoe UI Emoji" w:cs="Segoe UI Emoji"/>
        </w:rPr>
        <w:t>102</w:t>
      </w:r>
      <w:ins w:author="Rinse Cramer" w:date="2025-12-12T15:01:00Z" w16du:dateUtc="2025-12-12T14:01:00Z" w:id="1700685578">
        <w:r w:rsidRPr="4200D7D3" w:rsidR="009B7D0B">
          <w:rPr>
            <w:rPrChange w:author="Rinse Cramer" w:date="2025-12-12T15:01:00Z" w16du:dateUtc="2025-12-12T14:01:00Z" w:id="913540555">
              <w:rPr>
                <w:rFonts w:ascii="Segoe UI Emoji" w:hAnsi="Segoe UI Emoji" w:cs="Segoe UI Emoji"/>
              </w:rPr>
            </w:rPrChange>
          </w:rPr>
          <w:t>.</w:t>
        </w:r>
        <w:r w:rsidRPr="4200D7D3" w:rsidR="009B7D0B">
          <w:rPr>
            <w:rFonts w:ascii="Segoe UI Emoji" w:hAnsi="Segoe UI Emoji" w:cs="Segoe UI Emoji"/>
          </w:rPr>
          <w:t xml:space="preserve"> </w:t>
        </w:r>
      </w:ins>
      <w:ins w:author="Rinse Cramer" w:date="2025-12-12T14:56:00Z" w16du:dateUtc="2025-12-12T13:56:00Z" w:id="2041555254">
        <w:r w:rsidR="00421623">
          <w:t>Start timer</w:t>
        </w:r>
      </w:ins>
    </w:p>
    <w:p w:rsidR="00421623" w:rsidP="00421623" w:rsidRDefault="00CC1E04" w14:paraId="75E6DAEA" w14:textId="7E32E34C">
      <w:pPr>
        <w:pStyle w:val="ListParagraph"/>
        <w:numPr>
          <w:ilvl w:val="0"/>
          <w:numId w:val="41"/>
        </w:numPr>
        <w:rPr>
          <w:ins w:author="Rinse Cramer" w:date="2025-12-12T14:57:00Z" w16du:dateUtc="2025-12-12T13:57:00Z" w:id="25"/>
        </w:rPr>
      </w:pPr>
      <w:ins w:author="Rinse Cramer" w:date="2025-12-12T15:02:00Z" w16du:dateUtc="2025-12-12T14:02:00Z" w:id="26">
        <w:r>
          <w:t>4</w:t>
        </w:r>
      </w:ins>
      <w:ins w:author="Rinse Cramer" w:date="2025-12-12T14:57:00Z" w16du:dateUtc="2025-12-12T13:57:00Z" w:id="27">
        <w:r w:rsidR="00421623">
          <w:t xml:space="preserve">. </w:t>
        </w:r>
        <w:r w:rsidR="00740E6F">
          <w:t>Start &gt; Klok</w:t>
        </w:r>
        <w:r w:rsidR="00020D38">
          <w:t xml:space="preserve"> &gt; </w:t>
        </w:r>
      </w:ins>
      <w:ins w:author="Rinse Cramer" w:date="2025-12-12T14:58:00Z" w16du:dateUtc="2025-12-12T13:58:00Z" w:id="28">
        <w:r w:rsidR="00020D38">
          <w:t>menu &gt; Timer</w:t>
        </w:r>
      </w:ins>
    </w:p>
    <w:p w:rsidR="00740E6F" w:rsidP="00421623" w:rsidRDefault="00CC1E04" w14:paraId="6C8D4D1B" w14:textId="1AA77A23">
      <w:pPr>
        <w:pStyle w:val="ListParagraph"/>
        <w:numPr>
          <w:ilvl w:val="0"/>
          <w:numId w:val="41"/>
        </w:numPr>
        <w:rPr>
          <w:ins w:author="Rinse Cramer" w:date="2025-12-12T14:58:00Z" w16du:dateUtc="2025-12-12T13:58:00Z" w:id="29"/>
        </w:rPr>
      </w:pPr>
      <w:ins w:author="Rinse Cramer" w:date="2025-12-12T15:02:00Z" w16du:dateUtc="2025-12-12T14:02:00Z" w:id="30">
        <w:r>
          <w:t>5</w:t>
        </w:r>
      </w:ins>
      <w:ins w:author="Rinse Cramer" w:date="2025-12-12T14:57:00Z" w16du:dateUtc="2025-12-12T13:57:00Z" w:id="31">
        <w:r w:rsidR="00740E6F">
          <w:t xml:space="preserve">. </w:t>
        </w:r>
      </w:ins>
      <w:r w:rsidR="00DA73E2">
        <w:t xml:space="preserve">Effort tijd instellen &gt; </w:t>
      </w:r>
      <w:ins w:author="Rinse Cramer" w:date="2025-12-12T14:58:00Z" w16du:dateUtc="2025-12-12T13:58:00Z" w:id="32">
        <w:r w:rsidR="00721240">
          <w:t>Start &gt; Op voorgrond behouden</w:t>
        </w:r>
      </w:ins>
    </w:p>
    <w:p w:rsidRPr="00D71DE8" w:rsidR="006945D0" w:rsidP="00CF4FC9" w:rsidRDefault="00CC1E04" w14:paraId="35C9A26B" w14:textId="165BDBD3">
      <w:pPr>
        <w:pStyle w:val="ListParagraph"/>
        <w:numPr>
          <w:ilvl w:val="0"/>
          <w:numId w:val="41"/>
        </w:numPr>
        <w:rPr>
          <w:ins w:author="Rinse Cramer" w:date="2025-12-12T15:44:00Z" w16du:dateUtc="2025-12-12T14:44:00Z" w:id="33"/>
        </w:rPr>
      </w:pPr>
      <w:ins w:author="Rinse Cramer" w:date="2025-12-12T15:02:00Z" w16du:dateUtc="2025-12-12T14:02:00Z" w:id="34">
        <w:r>
          <w:t>6</w:t>
        </w:r>
      </w:ins>
      <w:ins w:author="Rinse Cramer" w:date="2025-12-12T14:59:00Z" w16du:dateUtc="2025-12-12T13:59:00Z" w:id="35">
        <w:r w:rsidR="006F0508">
          <w:t>. Jira-</w:t>
        </w:r>
        <w:r w:rsidR="00B35C87">
          <w:t>st</w:t>
        </w:r>
      </w:ins>
      <w:ins w:author="Rinse Cramer" w:date="2025-12-12T15:00:00Z" w16du:dateUtc="2025-12-12T14:00:00Z" w:id="36">
        <w:r w:rsidR="00B35C87">
          <w:t>opwatch</w:t>
        </w:r>
      </w:ins>
      <w:ins w:author="Rinse Cramer" w:date="2025-12-12T14:59:00Z" w16du:dateUtc="2025-12-12T13:59:00Z" w:id="37">
        <w:r w:rsidR="006F0508">
          <w:t xml:space="preserve"> wordt gestart</w:t>
        </w:r>
      </w:ins>
    </w:p>
    <w:p w:rsidR="00D116BE" w:rsidP="00D116BE" w:rsidRDefault="00D116BE" w14:paraId="033365D3" w14:textId="7DD188F5">
      <w:pPr>
        <w:pStyle w:val="Heading1"/>
        <w:rPr>
          <w:ins w:author="Rinse Cramer" w:date="2025-12-12T15:47:00Z" w16du:dateUtc="2025-12-12T14:47:00Z" w:id="304397433"/>
        </w:rPr>
      </w:pPr>
      <w:ins w:author="Rinse Cramer" w:date="2025-12-12T15:47:00Z" w16du:dateUtc="2025-12-12T14:47:00Z" w:id="1822368906">
        <w:r w:rsidRPr="4200D7D3" w:rsidR="00D116BE">
          <w:rPr>
            <w:rFonts w:ascii="Segoe UI Emoji" w:hAnsi="Segoe UI Emoji" w:cs="Segoe UI Emoji"/>
          </w:rPr>
          <w:t xml:space="preserve">⏱️ </w:t>
        </w:r>
      </w:ins>
      <w:r w:rsidRPr="4200D7D3" w:rsidR="73074721">
        <w:rPr>
          <w:rFonts w:ascii="Segoe UI Emoji" w:hAnsi="Segoe UI Emoji" w:cs="Segoe UI Emoji"/>
        </w:rPr>
        <w:t>103</w:t>
      </w:r>
      <w:ins w:author="Rinse Cramer" w:date="2025-12-12T15:47:00Z" w16du:dateUtc="2025-12-12T14:47:00Z" w:id="679672771">
        <w:r w:rsidR="00D116BE">
          <w:t>.</w:t>
        </w:r>
        <w:r w:rsidRPr="4200D7D3" w:rsidR="00D116BE">
          <w:rPr>
            <w:rFonts w:ascii="Segoe UI Emoji" w:hAnsi="Segoe UI Emoji" w:cs="Segoe UI Emoji"/>
          </w:rPr>
          <w:t xml:space="preserve"> </w:t>
        </w:r>
        <w:r w:rsidR="00D116BE">
          <w:t>Oplossingsrichting:</w:t>
        </w:r>
      </w:ins>
    </w:p>
    <w:p w:rsidRPr="00BC08C4" w:rsidR="006945D0" w:rsidP="00D116BE" w:rsidRDefault="00CF4FC9" w14:paraId="51CB82B6" w14:textId="43BF94AA">
      <w:pPr>
        <w:pStyle w:val="ListParagraph"/>
        <w:numPr>
          <w:ilvl w:val="0"/>
          <w:numId w:val="41"/>
        </w:numPr>
        <w:rPr>
          <w:ins w:author="Rinse Cramer" w:date="2025-12-12T15:50:00Z" w16du:dateUtc="2025-12-12T14:50:00Z" w:id="42"/>
          <w:rPrChange w:author="Rinse Cramer" w:date="2025-12-12T15:50:00Z" w16du:dateUtc="2025-12-12T14:50:00Z" w:id="43">
            <w:rPr>
              <w:ins w:author="Rinse Cramer" w:date="2025-12-12T15:50:00Z" w16du:dateUtc="2025-12-12T14:50:00Z" w:id="44"/>
              <w:lang w:val="en-US"/>
            </w:rPr>
          </w:rPrChange>
        </w:rPr>
      </w:pPr>
      <w:ins w:author="Rinse Cramer" w:date="2025-12-13T10:24:00Z" w16du:dateUtc="2025-12-13T09:24:00Z" w:id="45">
        <w:r w:rsidRPr="00E42D21">
          <w:t>7</w:t>
        </w:r>
      </w:ins>
      <w:ins w:author="Rinse Cramer" w:date="2025-12-12T15:47:00Z" w16du:dateUtc="2025-12-12T14:47:00Z" w:id="46">
        <w:r w:rsidRPr="00E42D21" w:rsidR="00D116BE">
          <w:t xml:space="preserve">. </w:t>
        </w:r>
      </w:ins>
      <w:ins w:author="Rinse Cramer" w:date="2025-12-19T12:05:00Z" w16du:dateUtc="2025-12-19T11:05:00Z" w:id="47">
        <w:r w:rsidR="000B09DA">
          <w:t>Ik heb de oplossingsrichting</w:t>
        </w:r>
      </w:ins>
      <w:r w:rsidR="00E42D21">
        <w:t xml:space="preserve"> </w:t>
      </w:r>
      <w:ins w:author="Rinse Cramer" w:date="2025-12-19T12:05:00Z" w16du:dateUtc="2025-12-19T11:05:00Z" w:id="48">
        <w:r w:rsidR="000B09DA">
          <w:t>geschreven</w:t>
        </w:r>
      </w:ins>
    </w:p>
    <w:p w:rsidR="00BC08C4" w:rsidP="00BC08C4" w:rsidRDefault="00BC08C4" w14:paraId="4324621C" w14:textId="79FD6F55">
      <w:pPr>
        <w:pStyle w:val="Heading1"/>
        <w:rPr>
          <w:ins w:author="Rinse Cramer" w:date="2025-12-12T15:50:00Z" w16du:dateUtc="2025-12-12T14:50:00Z" w:id="67542946"/>
        </w:rPr>
      </w:pPr>
      <w:ins w:author="Rinse Cramer" w:date="2025-12-12T15:50:00Z" w16du:dateUtc="2025-12-12T14:50:00Z" w:id="1874681355">
        <w:r w:rsidRPr="4200D7D3" w:rsidR="00BC08C4">
          <w:rPr>
            <w:rFonts w:ascii="Segoe UI Emoji" w:hAnsi="Segoe UI Emoji" w:cs="Segoe UI Emoji"/>
          </w:rPr>
          <w:t xml:space="preserve">⏱️ </w:t>
        </w:r>
      </w:ins>
      <w:r w:rsidRPr="4200D7D3" w:rsidR="097B102A">
        <w:rPr>
          <w:rFonts w:ascii="Segoe UI Emoji" w:hAnsi="Segoe UI Emoji" w:cs="Segoe UI Emoji"/>
        </w:rPr>
        <w:t>104</w:t>
      </w:r>
      <w:ins w:author="Rinse Cramer" w:date="2025-12-12T15:50:00Z" w16du:dateUtc="2025-12-12T14:50:00Z" w:id="1599396030">
        <w:r w:rsidR="00BC08C4">
          <w:t>.</w:t>
        </w:r>
        <w:r w:rsidRPr="4200D7D3" w:rsidR="00BC08C4">
          <w:rPr>
            <w:rFonts w:ascii="Segoe UI Emoji" w:hAnsi="Segoe UI Emoji" w:cs="Segoe UI Emoji"/>
          </w:rPr>
          <w:t xml:space="preserve"> </w:t>
        </w:r>
        <w:r w:rsidR="00BC08C4">
          <w:t>Deliverab</w:t>
        </w:r>
      </w:ins>
      <w:ins w:author="Rinse Cramer" w:date="2025-12-12T15:51:00Z" w16du:dateUtc="2025-12-12T14:51:00Z" w:id="123456949">
        <w:r w:rsidR="00BC08C4">
          <w:t>le specificatie</w:t>
        </w:r>
      </w:ins>
      <w:ins w:author="Rinse Cramer" w:date="2025-12-12T15:50:00Z" w16du:dateUtc="2025-12-12T14:50:00Z" w:id="1219538507">
        <w:r w:rsidR="00BC08C4">
          <w:t>:</w:t>
        </w:r>
      </w:ins>
    </w:p>
    <w:p w:rsidRPr="00D71DE8" w:rsidR="00BC08C4" w:rsidP="00BC08C4" w:rsidRDefault="00CF4FC9" w14:paraId="65D49A78" w14:textId="53C9DDF9">
      <w:pPr>
        <w:pStyle w:val="ListParagraph"/>
        <w:numPr>
          <w:ilvl w:val="0"/>
          <w:numId w:val="41"/>
        </w:numPr>
        <w:rPr>
          <w:ins w:author="Rinse Cramer" w:date="2025-12-12T15:50:00Z" w16du:dateUtc="2025-12-12T14:50:00Z" w:id="55"/>
        </w:rPr>
      </w:pPr>
      <w:ins w:author="Rinse Cramer" w:date="2025-12-13T10:24:00Z" w16du:dateUtc="2025-12-13T09:24:00Z" w:id="56">
        <w:r w:rsidRPr="009E0CF5">
          <w:rPr>
            <w:rPrChange w:author="Rinse Cramer" w:date="2025-12-19T12:09:00Z" w16du:dateUtc="2025-12-19T11:09:00Z" w:id="57">
              <w:rPr>
                <w:lang w:val="en-US"/>
              </w:rPr>
            </w:rPrChange>
          </w:rPr>
          <w:t>8</w:t>
        </w:r>
      </w:ins>
      <w:ins w:author="Rinse Cramer" w:date="2025-12-12T15:50:00Z" w16du:dateUtc="2025-12-12T14:50:00Z" w:id="58">
        <w:r w:rsidRPr="009E0CF5" w:rsidR="00BC08C4">
          <w:rPr>
            <w:rPrChange w:author="Rinse Cramer" w:date="2025-12-19T12:09:00Z" w16du:dateUtc="2025-12-19T11:09:00Z" w:id="59">
              <w:rPr>
                <w:lang w:val="en-US"/>
              </w:rPr>
            </w:rPrChange>
          </w:rPr>
          <w:t xml:space="preserve">. </w:t>
        </w:r>
      </w:ins>
      <w:ins w:author="Rinse Cramer" w:date="2025-12-19T12:09:00Z" w16du:dateUtc="2025-12-19T11:09:00Z" w:id="60">
        <w:r w:rsidR="009E0CF5">
          <w:t>Ik heb de deliverable specificatie geschreven</w:t>
        </w:r>
      </w:ins>
    </w:p>
    <w:p w:rsidR="00BB0AB6" w:rsidP="00BB0AB6" w:rsidRDefault="00BB0AB6" w14:paraId="440148A3" w14:textId="679FFB71">
      <w:pPr>
        <w:pStyle w:val="Heading1"/>
        <w:rPr>
          <w:ins w:author="Rinse Cramer" w:date="2025-12-12T15:54:00Z" w16du:dateUtc="2025-12-12T14:54:00Z" w:id="1146705402"/>
        </w:rPr>
      </w:pPr>
      <w:ins w:author="Rinse Cramer" w:date="2025-12-12T15:54:00Z" w16du:dateUtc="2025-12-12T14:54:00Z" w:id="490584167">
        <w:r w:rsidRPr="4200D7D3" w:rsidR="00BB0AB6">
          <w:rPr>
            <w:rFonts w:ascii="Segoe UI Emoji" w:hAnsi="Segoe UI Emoji" w:cs="Segoe UI Emoji"/>
          </w:rPr>
          <w:t xml:space="preserve">⏱️ </w:t>
        </w:r>
      </w:ins>
      <w:r w:rsidRPr="4200D7D3" w:rsidR="0BB2F8C1">
        <w:rPr>
          <w:rFonts w:ascii="Segoe UI Emoji" w:hAnsi="Segoe UI Emoji" w:cs="Segoe UI Emoji"/>
        </w:rPr>
        <w:t>105</w:t>
      </w:r>
      <w:ins w:author="Rinse Cramer" w:date="2025-12-12T15:54:00Z" w16du:dateUtc="2025-12-12T14:54:00Z" w:id="996979080">
        <w:r w:rsidR="00BB0AB6">
          <w:t>.</w:t>
        </w:r>
        <w:r w:rsidRPr="4200D7D3" w:rsidR="00BB0AB6">
          <w:rPr>
            <w:rFonts w:ascii="Segoe UI Emoji" w:hAnsi="Segoe UI Emoji" w:cs="Segoe UI Emoji"/>
          </w:rPr>
          <w:t xml:space="preserve"> </w:t>
        </w:r>
        <w:r w:rsidR="00BB0AB6">
          <w:t>Initiële schatting:</w:t>
        </w:r>
      </w:ins>
    </w:p>
    <w:p w:rsidR="00BB0AB6" w:rsidP="00BB0AB6" w:rsidRDefault="00CF4FC9" w14:paraId="004C7CD8" w14:textId="420EB6CE">
      <w:pPr>
        <w:pStyle w:val="ListParagraph"/>
        <w:numPr>
          <w:ilvl w:val="0"/>
          <w:numId w:val="41"/>
        </w:numPr>
        <w:rPr>
          <w:ins w:author="Rinse Cramer" w:date="2025-12-12T15:56:00Z" w16du:dateUtc="2025-12-12T14:56:00Z" w:id="65"/>
        </w:rPr>
      </w:pPr>
      <w:ins w:author="Rinse Cramer" w:date="2025-12-13T10:24:00Z" w16du:dateUtc="2025-12-13T09:24:00Z" w:id="66">
        <w:r w:rsidRPr="00C94C51">
          <w:rPr>
            <w:rPrChange w:author="Rinse Cramer" w:date="2025-12-19T12:11:00Z" w16du:dateUtc="2025-12-19T11:11:00Z" w:id="67">
              <w:rPr>
                <w:lang w:val="en-US"/>
              </w:rPr>
            </w:rPrChange>
          </w:rPr>
          <w:t>9</w:t>
        </w:r>
      </w:ins>
      <w:ins w:author="Rinse Cramer" w:date="2025-12-12T15:54:00Z" w16du:dateUtc="2025-12-12T14:54:00Z" w:id="68">
        <w:r w:rsidRPr="00C94C51" w:rsidR="00BB0AB6">
          <w:rPr>
            <w:rPrChange w:author="Rinse Cramer" w:date="2025-12-19T12:11:00Z" w16du:dateUtc="2025-12-19T11:11:00Z" w:id="69">
              <w:rPr>
                <w:lang w:val="en-US"/>
              </w:rPr>
            </w:rPrChange>
          </w:rPr>
          <w:t xml:space="preserve">. </w:t>
        </w:r>
      </w:ins>
      <w:ins w:author="Rinse Cramer" w:date="2025-12-19T12:11:00Z" w16du:dateUtc="2025-12-19T11:11:00Z" w:id="70">
        <w:r w:rsidR="00C94C51">
          <w:t>Ik heb de initiële schatting</w:t>
        </w:r>
      </w:ins>
      <w:r w:rsidR="00722A89">
        <w:t xml:space="preserve"> </w:t>
      </w:r>
      <w:ins w:author="Rinse Cramer" w:date="2025-12-19T12:11:00Z" w16du:dateUtc="2025-12-19T11:11:00Z" w:id="71">
        <w:r w:rsidR="00C94C51">
          <w:t>geschreven</w:t>
        </w:r>
      </w:ins>
    </w:p>
    <w:p w:rsidR="00B232C5" w:rsidP="00B232C5" w:rsidRDefault="00B232C5" w14:paraId="7C4DC64E" w14:textId="7884F62E">
      <w:pPr>
        <w:pStyle w:val="Heading1"/>
        <w:rPr>
          <w:ins w:author="Rinse Cramer" w:date="2025-12-12T15:59:00Z" w16du:dateUtc="2025-12-12T14:59:00Z" w:id="1577621866"/>
        </w:rPr>
      </w:pPr>
      <w:ins w:author="Rinse Cramer" w:date="2025-12-12T15:59:00Z" w16du:dateUtc="2025-12-12T14:59:00Z" w:id="754867864">
        <w:r w:rsidRPr="4200D7D3" w:rsidR="00B232C5">
          <w:rPr>
            <w:rFonts w:ascii="Segoe UI Emoji" w:hAnsi="Segoe UI Emoji" w:cs="Segoe UI Emoji"/>
          </w:rPr>
          <w:t xml:space="preserve">⏱️ </w:t>
        </w:r>
      </w:ins>
      <w:r w:rsidRPr="4200D7D3" w:rsidR="63077BD6">
        <w:rPr>
          <w:rFonts w:ascii="Segoe UI Emoji" w:hAnsi="Segoe UI Emoji" w:cs="Segoe UI Emoji"/>
        </w:rPr>
        <w:t>106</w:t>
      </w:r>
      <w:ins w:author="Rinse Cramer" w:date="2025-12-12T15:59:00Z" w16du:dateUtc="2025-12-12T14:59:00Z" w:id="2077691272">
        <w:r w:rsidR="00B232C5">
          <w:t>.</w:t>
        </w:r>
        <w:r w:rsidRPr="4200D7D3" w:rsidR="00B232C5">
          <w:rPr>
            <w:rFonts w:ascii="Segoe UI Emoji" w:hAnsi="Segoe UI Emoji" w:cs="Segoe UI Emoji"/>
          </w:rPr>
          <w:t xml:space="preserve"> </w:t>
        </w:r>
        <w:r w:rsidR="00B232C5">
          <w:t>Stop timer</w:t>
        </w:r>
      </w:ins>
    </w:p>
    <w:p w:rsidR="00B232C5" w:rsidP="00C52669" w:rsidRDefault="00CF4FC9" w14:paraId="4EBD9D6A" w14:textId="501EDC07">
      <w:pPr>
        <w:pStyle w:val="ListParagraph"/>
        <w:numPr>
          <w:ilvl w:val="0"/>
          <w:numId w:val="41"/>
        </w:numPr>
        <w:rPr>
          <w:ins w:author="Rinse Cramer" w:date="2025-12-12T15:59:00Z" w16du:dateUtc="2025-12-12T14:59:00Z" w:id="76"/>
        </w:rPr>
      </w:pPr>
      <w:ins w:author="Rinse Cramer" w:date="2025-12-13T10:24:00Z" w16du:dateUtc="2025-12-13T09:24:00Z" w:id="77">
        <w:r>
          <w:t>1</w:t>
        </w:r>
      </w:ins>
      <w:ins w:author="Rinse Cramer" w:date="2025-12-31T16:53:00Z" w16du:dateUtc="2025-12-31T15:53:00Z" w:id="78">
        <w:r w:rsidR="002B0380">
          <w:t>0</w:t>
        </w:r>
      </w:ins>
      <w:ins w:author="Rinse Cramer" w:date="2025-12-12T16:00:00Z" w16du:dateUtc="2025-12-12T15:00:00Z" w:id="79">
        <w:r w:rsidR="00C52669">
          <w:t xml:space="preserve">. Pauze &gt; </w:t>
        </w:r>
      </w:ins>
      <w:ins w:author="Rinse Cramer" w:date="2025-12-12T16:01:00Z" w16du:dateUtc="2025-12-12T15:01:00Z" w:id="80">
        <w:r w:rsidR="001019AB">
          <w:t xml:space="preserve">Opnieuw instellen &gt; </w:t>
        </w:r>
      </w:ins>
      <w:ins w:author="Rinse Cramer" w:date="2025-12-12T15:59:00Z" w16du:dateUtc="2025-12-12T14:59:00Z" w:id="81">
        <w:r w:rsidR="00C52669">
          <w:t>Terug naar volledige weergave</w:t>
        </w:r>
      </w:ins>
    </w:p>
    <w:p w:rsidR="00593042" w:rsidP="00593042" w:rsidRDefault="00CF4FC9" w14:paraId="14A30480" w14:textId="77777777">
      <w:pPr>
        <w:pStyle w:val="ListParagraph"/>
        <w:numPr>
          <w:ilvl w:val="0"/>
          <w:numId w:val="41"/>
        </w:numPr>
        <w:rPr>
          <w:ins w:author="Rinse Cramer" w:date="2025-12-13T10:40:00Z" w16du:dateUtc="2025-12-13T09:40:00Z" w:id="82"/>
        </w:rPr>
      </w:pPr>
      <w:ins w:author="Rinse Cramer" w:date="2025-12-13T10:24:00Z" w16du:dateUtc="2025-12-13T09:24:00Z" w:id="83">
        <w:r>
          <w:t>1</w:t>
        </w:r>
      </w:ins>
      <w:ins w:author="Rinse Cramer" w:date="2025-12-31T16:53:00Z" w16du:dateUtc="2025-12-31T15:53:00Z" w:id="84">
        <w:r w:rsidR="002B0380">
          <w:t>1</w:t>
        </w:r>
      </w:ins>
      <w:ins w:author="Rinse Cramer" w:date="2025-12-12T15:59:00Z" w16du:dateUtc="2025-12-12T14:59:00Z" w:id="85">
        <w:r w:rsidR="00B232C5">
          <w:t xml:space="preserve">. </w:t>
        </w:r>
      </w:ins>
      <w:ins w:author="Rinse Cramer" w:date="2025-12-12T16:01:00Z" w16du:dateUtc="2025-12-12T15:01:00Z" w:id="86">
        <w:r w:rsidR="001019AB">
          <w:t>Klok minimaliseren</w:t>
        </w:r>
      </w:ins>
    </w:p>
    <w:p w:rsidRPr="00773C47" w:rsidR="00593042" w:rsidP="00593042" w:rsidRDefault="00AF7F0C" w14:paraId="4CF062B7" w14:textId="4701172D">
      <w:pPr>
        <w:pStyle w:val="Heading1"/>
        <w:rPr>
          <w:ins w:author="Rinse Cramer" w:date="2025-12-13T10:41:00Z" w16du:dateUtc="2025-12-13T09:41:00Z" w:id="485689805"/>
          <w:rFonts w:cs="Segoe UI Emoji"/>
        </w:rPr>
      </w:pPr>
      <w:ins w:author="Rinse Cramer" w:date="2025-12-12T15:59:00Z" w16du:dateUtc="2025-12-12T14:59:00Z" w:id="1728359377">
        <w:r w:rsidRPr="4200D7D3" w:rsidR="00AF7F0C">
          <w:rPr>
            <w:rFonts w:ascii="Segoe UI Emoji" w:hAnsi="Segoe UI Emoji" w:cs="Segoe UI Emoji"/>
          </w:rPr>
          <w:t>⏱️</w:t>
        </w:r>
      </w:ins>
      <w:ins w:author="Rinse Cramer" w:date="2025-12-13T10:41:00Z" w16du:dateUtc="2025-12-13T09:41:00Z" w:id="1994455934">
        <w:r w:rsidRPr="4200D7D3" w:rsidR="00593042">
          <w:rPr>
            <w:rFonts w:cs="Segoe UI Emoji"/>
          </w:rPr>
          <w:t xml:space="preserve"> </w:t>
        </w:r>
      </w:ins>
      <w:r w:rsidRPr="4200D7D3" w:rsidR="1D105F83">
        <w:rPr>
          <w:rFonts w:cs="Segoe UI Emoji"/>
        </w:rPr>
        <w:t>107</w:t>
      </w:r>
      <w:ins w:author="Rinse Cramer" w:date="2025-12-13T10:41:00Z" w16du:dateUtc="2025-12-13T09:41:00Z" w:id="1259323753">
        <w:r w:rsidRPr="4200D7D3" w:rsidR="00593042">
          <w:rPr>
            <w:rFonts w:cs="Segoe UI Emoji"/>
          </w:rPr>
          <w:t xml:space="preserve">. </w:t>
        </w:r>
      </w:ins>
      <w:r w:rsidRPr="4200D7D3" w:rsidR="00593042">
        <w:rPr>
          <w:rFonts w:cs="Segoe UI Emoji"/>
        </w:rPr>
        <w:t>Bijzonderheden gezien</w:t>
      </w:r>
      <w:ins w:author="Rinse Cramer" w:date="2025-12-13T10:41:00Z" w16du:dateUtc="2025-12-13T09:41:00Z" w:id="287525138">
        <w:r w:rsidRPr="4200D7D3" w:rsidR="00593042">
          <w:rPr>
            <w:rFonts w:cs="Segoe UI Emoji"/>
          </w:rPr>
          <w:t>?</w:t>
        </w:r>
      </w:ins>
    </w:p>
    <w:p w:rsidR="00C02CFD" w:rsidP="00593042" w:rsidRDefault="000C11E6" w14:paraId="749DB805" w14:textId="467AA7FC">
      <w:pPr>
        <w:pStyle w:val="ListParagraph"/>
        <w:numPr>
          <w:ilvl w:val="0"/>
          <w:numId w:val="41"/>
        </w:numPr>
      </w:pPr>
      <w:r>
        <w:t>12</w:t>
      </w:r>
      <w:ins w:author="Rinse Cramer" w:date="2025-12-13T10:41:00Z" w16du:dateUtc="2025-12-13T09:41:00Z" w:id="92">
        <w:r w:rsidR="00593042">
          <w:t xml:space="preserve">. </w:t>
        </w:r>
      </w:ins>
      <w:r w:rsidR="00722A89">
        <w:t xml:space="preserve">Ik heb de </w:t>
      </w:r>
      <w:r w:rsidR="00164E45">
        <w:t>bijzonderheden</w:t>
      </w:r>
      <w:r>
        <w:t xml:space="preserve"> </w:t>
      </w:r>
      <w:r w:rsidR="00722A89">
        <w:t>in de Jira-opmerking met de Intake-</w:t>
      </w:r>
      <w:r w:rsidR="00164E45">
        <w:t>header geschreven</w:t>
      </w:r>
    </w:p>
    <w:p w:rsidRPr="00773C47" w:rsidR="00CB5027" w:rsidP="00CB5027" w:rsidRDefault="00AF7F0C" w14:paraId="1DC13028" w14:textId="38EB71E8">
      <w:pPr>
        <w:pStyle w:val="Heading1"/>
        <w:rPr>
          <w:ins w:author="Rinse Cramer" w:date="2025-12-13T10:42:00Z" w16du:dateUtc="2025-12-13T09:42:00Z" w:id="985375171"/>
          <w:rFonts w:cs="Segoe UI Emoji"/>
        </w:rPr>
      </w:pPr>
      <w:ins w:author="Rinse Cramer" w:date="2025-12-12T15:59:00Z" w16du:dateUtc="2025-12-12T14:59:00Z" w:id="1689948066">
        <w:r w:rsidRPr="4200D7D3" w:rsidR="00AF7F0C">
          <w:rPr>
            <w:rFonts w:ascii="Segoe UI Emoji" w:hAnsi="Segoe UI Emoji" w:cs="Segoe UI Emoji"/>
          </w:rPr>
          <w:t>⏱️</w:t>
        </w:r>
      </w:ins>
      <w:ins w:author="Rinse Cramer" w:date="2025-12-13T10:42:00Z" w16du:dateUtc="2025-12-13T09:42:00Z" w:id="1906288925">
        <w:r w:rsidRPr="4200D7D3" w:rsidR="00CB5027">
          <w:rPr>
            <w:rFonts w:cs="Segoe UI Emoji"/>
          </w:rPr>
          <w:t xml:space="preserve"> </w:t>
        </w:r>
      </w:ins>
      <w:r w:rsidRPr="4200D7D3" w:rsidR="6C7DFF07">
        <w:rPr>
          <w:rFonts w:cs="Segoe UI Emoji"/>
        </w:rPr>
        <w:t>107T</w:t>
      </w:r>
      <w:ins w:author="Rinse Cramer" w:date="2025-12-13T10:42:00Z" w16du:dateUtc="2025-12-13T09:42:00Z" w:id="1105513460">
        <w:r w:rsidRPr="4200D7D3" w:rsidR="00CB5027">
          <w:rPr>
            <w:rFonts w:cs="Segoe UI Emoji"/>
          </w:rPr>
          <w:t xml:space="preserve">. </w:t>
        </w:r>
      </w:ins>
      <w:r w:rsidRPr="4200D7D3" w:rsidR="00CB5027">
        <w:rPr>
          <w:rFonts w:cs="Segoe UI Emoji"/>
        </w:rPr>
        <w:t>Volg de meldplicht</w:t>
      </w:r>
    </w:p>
    <w:p w:rsidR="000C11E6" w:rsidP="00CB5027" w:rsidRDefault="00CB5027" w14:paraId="3B47305F" w14:textId="78DE731A">
      <w:pPr>
        <w:pStyle w:val="ListParagraph"/>
        <w:numPr>
          <w:ilvl w:val="0"/>
          <w:numId w:val="41"/>
        </w:numPr>
        <w:rPr>
          <w:ins w:author="Rinse Cramer" w:date="2025-12-12T16:04:00Z" w16du:dateUtc="2025-12-12T15:04:00Z" w:id="97"/>
        </w:rPr>
      </w:pPr>
      <w:ins w:author="Rinse Cramer" w:date="2025-12-13T10:43:00Z" w16du:dateUtc="2025-12-13T09:43:00Z" w:id="98">
        <w:r>
          <w:t>1</w:t>
        </w:r>
      </w:ins>
      <w:r w:rsidR="00F531D8">
        <w:t>3</w:t>
      </w:r>
      <w:ins w:author="Rinse Cramer" w:date="2025-12-13T10:42:00Z" w16du:dateUtc="2025-12-13T09:42:00Z" w:id="99">
        <w:r>
          <w:t xml:space="preserve">. </w:t>
        </w:r>
      </w:ins>
      <w:r>
        <w:t>N</w:t>
      </w:r>
      <w:ins w:author="Rinse Cramer" w:date="2025-12-13T10:43:00Z" w16du:dateUtc="2025-12-13T09:43:00Z" w:id="100">
        <w:r>
          <w:t>aar flowchartpagina</w:t>
        </w:r>
      </w:ins>
      <w:r>
        <w:t xml:space="preserve"> van meldplicht</w:t>
      </w:r>
      <w:ins w:author="Rinse Cramer" w:date="2025-12-13T10:43:00Z" w16du:dateUtc="2025-12-13T09:43:00Z" w:id="101">
        <w:r>
          <w:t xml:space="preserve"> navigeren</w:t>
        </w:r>
      </w:ins>
    </w:p>
    <w:p w:rsidRPr="00B73D25" w:rsidR="00B73D25" w:rsidP="00B73D25" w:rsidRDefault="00B73D25" w14:paraId="622D9AC5" w14:textId="04EDB659">
      <w:pPr>
        <w:pStyle w:val="Heading1"/>
        <w:rPr>
          <w:ins w:author="Rinse Cramer" w:date="2025-12-12T16:04:00Z" w16du:dateUtc="2025-12-12T15:04:00Z" w:id="1739631860"/>
        </w:rPr>
      </w:pPr>
      <w:ins w:author="Rinse Cramer" w:date="2025-12-12T16:04:00Z" w16du:dateUtc="2025-12-12T15:04:00Z" w:id="1658970261">
        <w:r w:rsidRPr="4200D7D3" w:rsidR="00B73D25">
          <w:rPr>
            <w:rFonts w:ascii="Segoe UI Emoji" w:hAnsi="Segoe UI Emoji" w:cs="Segoe UI Emoji"/>
          </w:rPr>
          <w:t>⏱</w:t>
        </w:r>
        <w:r w:rsidRPr="4200D7D3" w:rsidR="00B73D25">
          <w:rPr>
            <w:rFonts w:ascii="Segoe UI Emoji" w:hAnsi="Segoe UI Emoji" w:cs="Segoe UI Emoji"/>
          </w:rPr>
          <w:t>️</w:t>
        </w:r>
        <w:r w:rsidRPr="4200D7D3" w:rsidR="00B73D25">
          <w:rPr>
            <w:rFonts w:ascii="Segoe UI Emoji" w:hAnsi="Segoe UI Emoji" w:cs="Segoe UI Emoji"/>
          </w:rPr>
          <w:t xml:space="preserve"> </w:t>
        </w:r>
      </w:ins>
      <w:r w:rsidRPr="4200D7D3" w:rsidR="032AFC24">
        <w:rPr>
          <w:rFonts w:ascii="Segoe UI Emoji" w:hAnsi="Segoe UI Emoji" w:cs="Segoe UI Emoji"/>
        </w:rPr>
        <w:t>107F</w:t>
      </w:r>
      <w:ins w:author="Rinse Cramer" w:date="2025-12-12T16:04:00Z" w16du:dateUtc="2025-12-12T15:04:00Z" w:id="587520839">
        <w:r w:rsidR="00B73D25">
          <w:t>.</w:t>
        </w:r>
        <w:r w:rsidRPr="4200D7D3" w:rsidR="00B73D25">
          <w:rPr>
            <w:rFonts w:ascii="Segoe UI Emoji" w:hAnsi="Segoe UI Emoji" w:cs="Segoe UI Emoji"/>
          </w:rPr>
          <w:t xml:space="preserve"> </w:t>
        </w:r>
        <w:r w:rsidR="00B73D25">
          <w:t>Volg de review a</w:t>
        </w:r>
        <w:r w:rsidRPr="4200D7D3" w:rsidR="00B73D25">
          <w:rPr>
            <w:rPrChange w:author="Rinse Cramer" w:date="2025-12-12T16:04:00Z" w16du:dateUtc="2025-12-12T15:04:00Z" w:id="785577047">
              <w:rPr>
                <w:lang w:val="en-US"/>
              </w:rPr>
            </w:rPrChange>
          </w:rPr>
          <w:t>anpak</w:t>
        </w:r>
      </w:ins>
    </w:p>
    <w:p w:rsidRPr="00D71DE8" w:rsidR="00B73D25" w:rsidP="00B73D25" w:rsidRDefault="00CF4FC9" w14:paraId="0A97524F" w14:textId="5EA5A732">
      <w:pPr>
        <w:pStyle w:val="ListParagraph"/>
        <w:numPr>
          <w:ilvl w:val="0"/>
          <w:numId w:val="41"/>
        </w:numPr>
        <w:rPr>
          <w:ins w:author="Rinse Cramer" w:date="2025-12-12T16:04:00Z" w16du:dateUtc="2025-12-12T15:04:00Z" w:id="106"/>
        </w:rPr>
      </w:pPr>
      <w:ins w:author="Rinse Cramer" w:date="2025-12-13T10:24:00Z" w16du:dateUtc="2025-12-13T09:24:00Z" w:id="107">
        <w:r>
          <w:rPr>
            <w:lang w:val="en-US"/>
          </w:rPr>
          <w:t>1</w:t>
        </w:r>
      </w:ins>
      <w:r w:rsidR="00F531D8">
        <w:rPr>
          <w:lang w:val="en-US"/>
        </w:rPr>
        <w:t>4</w:t>
      </w:r>
      <w:ins w:author="Rinse Cramer" w:date="2025-12-12T16:04:00Z" w16du:dateUtc="2025-12-12T15:04:00Z" w:id="108">
        <w:r w:rsidRPr="003139CD" w:rsidR="00B73D25">
          <w:rPr>
            <w:lang w:val="en-US"/>
          </w:rPr>
          <w:t xml:space="preserve">. </w:t>
        </w:r>
        <w:r w:rsidR="007470B2">
          <w:t>Naar volgende flowchart</w:t>
        </w:r>
        <w:r w:rsidR="00270729">
          <w:t>pagina</w:t>
        </w:r>
        <w:r w:rsidR="007470B2">
          <w:t xml:space="preserve"> navigeren</w:t>
        </w:r>
      </w:ins>
    </w:p>
    <w:p w:rsidR="00F531D8" w:rsidRDefault="00F531D8" w14:paraId="7CA08575" w14:textId="77777777">
      <w:pPr>
        <w:rPr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</w:rPr>
        <w:br w:type="page"/>
      </w:r>
    </w:p>
    <w:p w:rsidRPr="00D40F9E" w:rsidR="00B6720F" w:rsidDel="00D627ED" w:rsidP="00D627ED" w:rsidRDefault="00B6720F" w14:paraId="6F7DF3F8" w14:textId="5BE5093E">
      <w:pPr>
        <w:pStyle w:val="Heading1"/>
        <w:rPr>
          <w:del w:author="Rinse Cramer" w:date="2025-11-24T23:53:00Z" w16du:dateUtc="2025-11-24T22:53:00Z" w:id="109"/>
          <w:b/>
          <w:bCs/>
        </w:rPr>
      </w:pPr>
      <w:del w:author="Rinse Cramer" w:date="2025-11-24T23:53:00Z" w16du:dateUtc="2025-11-24T22:53:00Z" w:id="110">
        <w:r w:rsidRPr="00D40F9E" w:rsidDel="00CB3E98">
          <w:rPr>
            <w:rFonts w:ascii="Segoe UI Emoji" w:hAnsi="Segoe UI Emoji" w:cs="Segoe UI Emoji"/>
            <w:b/>
            <w:bCs/>
          </w:rPr>
          <w:lastRenderedPageBreak/>
          <w:delText>🫱🏻</w:delText>
        </w:r>
        <w:r w:rsidRPr="00D40F9E" w:rsidDel="00ED13CA">
          <w:rPr>
            <w:b/>
            <w:bCs/>
          </w:rPr>
          <w:delText>‍</w:delText>
        </w:r>
        <w:r w:rsidRPr="00D40F9E" w:rsidDel="00D627ED">
          <w:rPr>
            <w:rFonts w:ascii="Segoe UI Emoji" w:hAnsi="Segoe UI Emoji" w:cs="Segoe UI Emoji"/>
            <w:b/>
            <w:bCs/>
          </w:rPr>
          <w:delText>🫲🏻</w:delText>
        </w:r>
        <w:r w:rsidRPr="00D40F9E" w:rsidDel="00D627ED">
          <w:rPr>
            <w:b/>
            <w:bCs/>
          </w:rPr>
          <w:delText xml:space="preserve"> Review Aanpak</w:delText>
        </w:r>
      </w:del>
    </w:p>
    <w:p w:rsidRPr="00D40F9E" w:rsidR="00B6720F" w:rsidDel="00D627ED" w:rsidRDefault="00CF1D9E" w14:paraId="025B5B35" w14:textId="632A625C">
      <w:pPr>
        <w:pStyle w:val="Heading1"/>
        <w:rPr>
          <w:del w:author="Rinse Cramer" w:date="2025-11-24T23:53:00Z" w16du:dateUtc="2025-11-24T22:53:00Z" w:id="111"/>
          <w:b/>
          <w:bCs/>
        </w:rPr>
        <w:pPrChange w:author="Rinse Cramer" w:date="2025-11-24T23:53:00Z" w16du:dateUtc="2025-11-24T22:53:00Z" w:id="112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13">
        <w:r w:rsidRPr="00D40F9E" w:rsidDel="00D627ED">
          <w:rPr>
            <w:b/>
            <w:bCs/>
          </w:rPr>
          <w:delText xml:space="preserve">A. </w:delText>
        </w:r>
        <w:r w:rsidRPr="00D40F9E" w:rsidDel="00D627ED" w:rsidR="00B6720F">
          <w:rPr>
            <w:b/>
            <w:bCs/>
          </w:rPr>
          <w:delText>Jira-beschrijving bevat alle onderdelen:</w:delText>
        </w:r>
      </w:del>
    </w:p>
    <w:p w:rsidRPr="00D40F9E" w:rsidR="00B6720F" w:rsidDel="00D627ED" w:rsidRDefault="00B6720F" w14:paraId="183A2EE2" w14:textId="2D2C7E4A">
      <w:pPr>
        <w:pStyle w:val="Heading1"/>
        <w:rPr>
          <w:del w:author="Rinse Cramer" w:date="2025-11-24T23:53:00Z" w16du:dateUtc="2025-11-24T22:53:00Z" w:id="114"/>
          <w:b/>
          <w:bCs/>
        </w:rPr>
        <w:pPrChange w:author="Rinse Cramer" w:date="2025-11-24T23:53:00Z" w16du:dateUtc="2025-11-24T22:53:00Z" w:id="115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16">
        <w:r w:rsidRPr="00D40F9E" w:rsidDel="00D627ED">
          <w:rPr>
            <w:b/>
            <w:bCs/>
          </w:rPr>
          <w:delText>a. Omgeving</w:delText>
        </w:r>
      </w:del>
    </w:p>
    <w:p w:rsidRPr="00D40F9E" w:rsidR="00B6720F" w:rsidDel="00D627ED" w:rsidRDefault="00B6720F" w14:paraId="5DE46FF5" w14:textId="5005D031">
      <w:pPr>
        <w:pStyle w:val="Heading1"/>
        <w:rPr>
          <w:del w:author="Rinse Cramer" w:date="2025-11-24T23:53:00Z" w16du:dateUtc="2025-11-24T22:53:00Z" w:id="117"/>
          <w:b/>
          <w:bCs/>
        </w:rPr>
        <w:pPrChange w:author="Rinse Cramer" w:date="2025-11-24T23:53:00Z" w16du:dateUtc="2025-11-24T22:53:00Z" w:id="118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19">
        <w:r w:rsidRPr="00D40F9E" w:rsidDel="00D627ED">
          <w:rPr>
            <w:b/>
            <w:bCs/>
          </w:rPr>
          <w:delText>b. Scenario</w:delText>
        </w:r>
      </w:del>
    </w:p>
    <w:p w:rsidRPr="00D40F9E" w:rsidR="00B6720F" w:rsidDel="00D627ED" w:rsidRDefault="00B6720F" w14:paraId="5A844FB6" w14:textId="43961793">
      <w:pPr>
        <w:pStyle w:val="Heading1"/>
        <w:rPr>
          <w:del w:author="Rinse Cramer" w:date="2025-11-24T23:53:00Z" w16du:dateUtc="2025-11-24T22:53:00Z" w:id="120"/>
          <w:b/>
          <w:bCs/>
        </w:rPr>
        <w:pPrChange w:author="Rinse Cramer" w:date="2025-11-24T23:53:00Z" w16du:dateUtc="2025-11-24T22:53:00Z" w:id="121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22">
        <w:r w:rsidRPr="00D40F9E" w:rsidDel="00D627ED">
          <w:rPr>
            <w:b/>
            <w:bCs/>
          </w:rPr>
          <w:delText>i. Wat gaat niet volgens verwachting? (bij bug)</w:delText>
        </w:r>
      </w:del>
    </w:p>
    <w:p w:rsidRPr="00D40F9E" w:rsidR="00B6720F" w:rsidDel="00D627ED" w:rsidRDefault="00B6720F" w14:paraId="00842BBC" w14:textId="2A5486B8">
      <w:pPr>
        <w:pStyle w:val="Heading1"/>
        <w:rPr>
          <w:del w:author="Rinse Cramer" w:date="2025-11-24T23:53:00Z" w16du:dateUtc="2025-11-24T22:53:00Z" w:id="123"/>
          <w:b/>
          <w:bCs/>
        </w:rPr>
        <w:pPrChange w:author="Rinse Cramer" w:date="2025-11-24T23:53:00Z" w16du:dateUtc="2025-11-24T22:53:00Z" w:id="124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25">
        <w:r w:rsidRPr="00D40F9E" w:rsidDel="00D627ED">
          <w:rPr>
            <w:b/>
            <w:bCs/>
          </w:rPr>
          <w:delText>ii. Wat had je verwacht? (bij bug)</w:delText>
        </w:r>
      </w:del>
    </w:p>
    <w:p w:rsidRPr="00D40F9E" w:rsidR="00B6720F" w:rsidDel="00D627ED" w:rsidRDefault="00B6720F" w14:paraId="0ECA7E0A" w14:textId="1263A8B4">
      <w:pPr>
        <w:pStyle w:val="Heading1"/>
        <w:rPr>
          <w:del w:author="Rinse Cramer" w:date="2025-11-24T23:53:00Z" w16du:dateUtc="2025-11-24T22:53:00Z" w:id="126"/>
          <w:b/>
          <w:bCs/>
        </w:rPr>
        <w:pPrChange w:author="Rinse Cramer" w:date="2025-11-24T23:53:00Z" w16du:dateUtc="2025-11-24T22:53:00Z" w:id="127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28">
        <w:r w:rsidRPr="00D40F9E" w:rsidDel="00D627ED">
          <w:rPr>
            <w:b/>
            <w:bCs/>
          </w:rPr>
          <w:delText>iii. Huidige implementatie (bij feature)</w:delText>
        </w:r>
      </w:del>
    </w:p>
    <w:p w:rsidRPr="00D40F9E" w:rsidR="00B6720F" w:rsidDel="00D627ED" w:rsidRDefault="00B6720F" w14:paraId="4A6122A2" w14:textId="37DF34E4">
      <w:pPr>
        <w:pStyle w:val="Heading1"/>
        <w:rPr>
          <w:del w:author="Rinse Cramer" w:date="2025-11-24T23:53:00Z" w16du:dateUtc="2025-11-24T22:53:00Z" w:id="129"/>
          <w:b/>
          <w:bCs/>
        </w:rPr>
        <w:pPrChange w:author="Rinse Cramer" w:date="2025-11-24T23:53:00Z" w16du:dateUtc="2025-11-24T22:53:00Z" w:id="130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31">
        <w:r w:rsidRPr="00D40F9E" w:rsidDel="00D627ED">
          <w:rPr>
            <w:b/>
            <w:bCs/>
          </w:rPr>
          <w:delText>c. Probleem</w:delText>
        </w:r>
      </w:del>
    </w:p>
    <w:p w:rsidRPr="00D40F9E" w:rsidR="00B6720F" w:rsidDel="00D627ED" w:rsidRDefault="00B6720F" w14:paraId="6A158B1D" w14:textId="66745C73">
      <w:pPr>
        <w:pStyle w:val="Heading1"/>
        <w:rPr>
          <w:del w:author="Rinse Cramer" w:date="2025-11-24T23:53:00Z" w16du:dateUtc="2025-11-24T22:53:00Z" w:id="132"/>
          <w:b/>
          <w:bCs/>
        </w:rPr>
        <w:pPrChange w:author="Rinse Cramer" w:date="2025-11-24T23:53:00Z" w16du:dateUtc="2025-11-24T22:53:00Z" w:id="133">
          <w:pPr>
            <w:pStyle w:val="ListParagraph"/>
            <w:numPr>
              <w:numId w:val="29"/>
            </w:numPr>
            <w:ind w:hanging="360"/>
          </w:pPr>
        </w:pPrChange>
      </w:pPr>
      <w:del w:author="Rinse Cramer" w:date="2025-11-24T23:53:00Z" w16du:dateUtc="2025-11-24T22:53:00Z" w:id="134">
        <w:r w:rsidRPr="00D40F9E" w:rsidDel="00D627ED">
          <w:rPr>
            <w:b/>
            <w:bCs/>
          </w:rPr>
          <w:delText>d. Hypothese (bij bug)</w:delText>
        </w:r>
      </w:del>
    </w:p>
    <w:p w:rsidRPr="00F531D8" w:rsidR="006D184E" w:rsidP="00B6720F" w:rsidRDefault="00B6720F" w14:paraId="10E958CC" w14:textId="39A3CC65">
      <w:pPr>
        <w:pStyle w:val="Heading1"/>
        <w:rPr>
          <w:ins w:author="Rinse Cramer" w:date="2025-12-13T10:33:00Z" w16du:dateUtc="2025-12-13T09:33:00Z" w:id="135"/>
          <w:rFonts w:cs="Segoe UI Emoji"/>
          <w:lang w:val="en-US"/>
        </w:rPr>
      </w:pPr>
      <w:del w:author="Rinse Cramer" w:date="2025-11-24T23:53:00Z" w16du:dateUtc="2025-11-24T22:53:00Z" w:id="136">
        <w:r w:rsidRPr="00D40F9E" w:rsidDel="00D627ED">
          <w:rPr>
            <w:b/>
            <w:bCs/>
          </w:rPr>
          <w:delText>e. Oplossingsrichting (bij feat</w:delText>
        </w:r>
      </w:del>
      <w:r w:rsidRPr="00D40F9E" w:rsidR="00F531D8">
        <w:rPr>
          <w:rFonts w:ascii="Segoe UI Emoji" w:hAnsi="Segoe UI Emoji" w:cs="Segoe UI Emoji"/>
          <w:b/>
          <w:bCs/>
          <w:lang w:val="en-US"/>
        </w:rPr>
        <w:t>🫱🏻‍🫲🏻 201. Status = review aanpak</w:t>
      </w:r>
      <w:r w:rsidRPr="00D40F9E" w:rsidR="00F531D8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/>
          </mc:Fallback>
        </mc:AlternateContent>
      </w:r>
      <w:r w:rsidRPr="00D40F9E" w:rsidR="00F531D8">
        <w:rPr>
          <w:rFonts w:ascii="Segoe UI Emoji" w:hAnsi="Segoe UI Emoji" w:cs="Segoe UI Emoji"/>
          <w:b/>
          <w:bCs/>
          <w:lang w:val="en-US"/>
        </w:rPr>
        <w:t/>
      </w:r>
      <w:r w:rsidRPr="00D40F9E" w:rsidR="00F531D8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/>
          </mc:Fallback>
        </mc:AlternateContent>
      </w:r>
      <w:ins w:author="Rinse Cramer" w:date="2025-12-13T10:31:00Z" w16du:dateUtc="2025-12-13T09:31:00Z" w:id="137">
        <w:r w:rsidRPr="00F531D8" w:rsidR="00297BE3">
          <w:rPr>
            <w:rFonts w:cs="Segoe UI Emoji"/>
            <w:lang w:val="en-US"/>
            <w:rPrChange w:author="Rinse Cramer" w:date="2025-12-13T10:32:00Z" w16du:dateUtc="2025-12-13T09:32:00Z" w:id="138">
              <w:rPr>
                <w:rFonts w:ascii="Segoe UI Emoji" w:hAnsi="Segoe UI Emoji" w:cs="Segoe UI Emoji"/>
              </w:rPr>
            </w:rPrChange>
          </w:rPr>
          <w:t xml:space="preserve"/>
        </w:r>
        <w:r w:rsidRPr="00F531D8" w:rsidR="00297BE3">
          <w:rPr>
            <w:rFonts w:cs="Segoe UI Emoji"/>
            <w:lang w:val="en-US"/>
            <w:rPrChange w:author="Rinse Cramer" w:date="2025-12-13T10:32:00Z" w16du:dateUtc="2025-12-13T09:32:00Z" w:id="139">
              <w:rPr>
                <w:rFonts w:ascii="Segoe UI Emoji" w:hAnsi="Segoe UI Emoji" w:cs="Segoe UI Emoji"/>
                <w:lang w:val="en-US"/>
              </w:rPr>
            </w:rPrChange>
          </w:rPr>
          <w:t/>
        </w:r>
      </w:ins>
    </w:p>
    <w:p w:rsidR="002356C7" w:rsidP="002356C7" w:rsidRDefault="002356C7" w14:paraId="3F169A24" w14:textId="3E552E60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140"/>
        </w:rPr>
      </w:pPr>
      <w:ins w:author="Rinse Cramer" w:date="2025-12-13T10:33:00Z" w16du:dateUtc="2025-12-13T09:33:00Z" w:id="141">
        <w:r>
          <w:t>1. Jira-uitvoerder is medewerker</w:t>
        </w:r>
      </w:ins>
    </w:p>
    <w:p w:rsidR="002356C7" w:rsidP="002356C7" w:rsidRDefault="002356C7" w14:paraId="58B4ADC8" w14:textId="47F10FEC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142"/>
        </w:rPr>
      </w:pPr>
      <w:ins w:author="Rinse Cramer" w:date="2025-12-13T10:33:00Z" w16du:dateUtc="2025-12-13T09:33:00Z" w:id="143">
        <w:r>
          <w:t xml:space="preserve">2. </w:t>
        </w:r>
        <w:r w:rsidR="00F442E3">
          <w:t>Jira-status is Intake</w:t>
        </w:r>
      </w:ins>
    </w:p>
    <w:p w:rsidR="00F442E3" w:rsidP="002356C7" w:rsidRDefault="00F442E3" w14:paraId="42C1ADCF" w14:textId="6ECBEEC7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144"/>
        </w:rPr>
      </w:pPr>
      <w:ins w:author="Rinse Cramer" w:date="2025-12-13T10:33:00Z" w16du:dateUtc="2025-12-13T09:33:00Z" w:id="145">
        <w:r>
          <w:t xml:space="preserve">3. </w:t>
        </w:r>
      </w:ins>
      <w:ins w:author="Rinse Cramer" w:date="2025-12-13T10:34:00Z" w16du:dateUtc="2025-12-13T09:34:00Z" w:id="146">
        <w:r w:rsidR="00667B7F">
          <w:t>Jira-status wordt Review aanpak</w:t>
        </w:r>
      </w:ins>
    </w:p>
    <w:p w:rsidRPr="00773C47" w:rsidR="00773C47" w:rsidP="00773C47" w:rsidRDefault="00773C47" w14:paraId="366D150F" w14:textId="6A770DE1">
      <w:pPr>
        <w:pStyle w:val="Heading1"/>
        <w:rPr>
          <w:ins w:author="Rinse Cramer" w:date="2025-12-13T10:34:00Z" w16du:dateUtc="2025-12-13T09:34:00Z" w:id="147"/>
          <w:rFonts w:cs="Segoe UI Emoji"/>
        </w:rPr>
      </w:pPr>
      <w:ins w:author="Rinse Cramer" w:date="2025-12-13T10:34:00Z" w16du:dateUtc="2025-12-13T09:34:00Z" w:id="148">
        <w:r w:rsidRPr="00E33CBC">
          <w:rPr>
            <w:rFonts w:ascii="Segoe UI Emoji" w:hAnsi="Segoe UI Emoji" w:cs="Segoe UI Emoji"/>
            <w:b/>
            <w:bCs/>
          </w:rPr>
          <w:t>🫱🏻‍🫲🏻 202. Is de baas aanwezig?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</w:ins>
      <w:ins w:author="Rinse Cramer" w:date="2025-12-13T10:35:00Z" w16du:dateUtc="2025-12-13T09:35:00Z" w:id="149">
        <w:r w:rsidRPr="00773C47">
          <w:rPr>
            <w:rFonts w:cs="Segoe UI Emoji"/>
            <w:rPrChange w:author="Rinse Cramer" w:date="2025-12-13T10:35:00Z" w16du:dateUtc="2025-12-13T09:35:00Z" w:id="150">
              <w:rPr>
                <w:rFonts w:cs="Segoe UI Emoji"/>
                <w:lang w:val="en-US"/>
              </w:rPr>
            </w:rPrChange>
          </w:rPr>
          <w:t/>
        </w:r>
      </w:ins>
    </w:p>
    <w:p w:rsidR="00773C47" w:rsidP="00773C47" w:rsidRDefault="000A2D3F" w14:paraId="11CD9F78" w14:textId="6F57ECD8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151"/>
        </w:rPr>
      </w:pPr>
      <w:ins w:author="Rinse Cramer" w:date="2025-12-13T10:43:00Z" w16du:dateUtc="2025-12-13T09:43:00Z" w:id="152">
        <w:r>
          <w:t>4</w:t>
        </w:r>
      </w:ins>
      <w:ins w:author="Rinse Cramer" w:date="2025-12-13T10:34:00Z" w16du:dateUtc="2025-12-13T09:34:00Z" w:id="153">
        <w:r w:rsidR="00773C47">
          <w:t xml:space="preserve">. </w:t>
        </w:r>
      </w:ins>
      <w:ins w:author="Rinse Cramer" w:date="2025-12-13T10:35:00Z" w16du:dateUtc="2025-12-13T09:35:00Z" w:id="154">
        <w:r w:rsidR="00C24D55">
          <w:t>Baas</w:t>
        </w:r>
      </w:ins>
      <w:ins w:author="Rinse Cramer" w:date="2025-12-13T10:34:00Z" w16du:dateUtc="2025-12-13T09:34:00Z" w:id="155">
        <w:r w:rsidR="00773C47">
          <w:t xml:space="preserve"> is </w:t>
        </w:r>
      </w:ins>
      <w:ins w:author="Rinse Cramer" w:date="2025-12-13T10:35:00Z" w16du:dateUtc="2025-12-13T09:35:00Z" w:id="156">
        <w:r w:rsidR="00C24D55">
          <w:t>mondeling beschikbaar</w:t>
        </w:r>
      </w:ins>
      <w:ins w:author="Rinse Cramer" w:date="2025-12-13T10:36:00Z" w16du:dateUtc="2025-12-13T09:36:00Z" w:id="157">
        <w:r w:rsidR="00A75E1F">
          <w:t>?</w:t>
        </w:r>
      </w:ins>
    </w:p>
    <w:p w:rsidRPr="00773C47" w:rsidR="00001690" w:rsidP="00001690" w:rsidRDefault="00001690" w14:paraId="1E8F2FDC" w14:textId="25EAC44E">
      <w:pPr>
        <w:pStyle w:val="Heading1"/>
        <w:rPr>
          <w:ins w:author="Rinse Cramer" w:date="2025-12-13T10:38:00Z" w16du:dateUtc="2025-12-13T09:38:00Z" w:id="158"/>
          <w:rFonts w:cs="Segoe UI Emoji"/>
        </w:rPr>
      </w:pPr>
      <w:ins w:author="Rinse Cramer" w:date="2025-12-13T10:38:00Z" w16du:dateUtc="2025-12-13T09:38:00Z" w:id="159">
        <w:r w:rsidRPr="00E33CBC">
          <w:rPr>
            <w:rFonts w:ascii="Segoe UI Emoji" w:hAnsi="Segoe UI Emoji" w:cs="Segoe UI Emoji"/>
            <w:b/>
            <w:bCs/>
          </w:rPr>
          <w:t>🫱🏻‍🫲🏻 202F. Meteen meldplicht wanneer de baas aanwezig is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 xml:space="preserve"/>
        </w:r>
        <w:r w:rsidR="00460B55">
          <w:rPr>
            <w:rFonts w:cs="Segoe UI Emoji"/>
          </w:rPr>
          <w:t/>
        </w:r>
      </w:ins>
    </w:p>
    <w:p w:rsidR="00001690" w:rsidP="00001690" w:rsidRDefault="000A2D3F" w14:paraId="0A41FD8E" w14:textId="331AA269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160"/>
        </w:rPr>
      </w:pPr>
      <w:ins w:author="Rinse Cramer" w:date="2025-12-13T10:43:00Z" w16du:dateUtc="2025-12-13T09:43:00Z" w:id="161">
        <w:r>
          <w:t>5</w:t>
        </w:r>
      </w:ins>
      <w:ins w:author="Rinse Cramer" w:date="2025-12-13T10:38:00Z" w16du:dateUtc="2025-12-13T09:38:00Z" w:id="162">
        <w:r w:rsidR="00001690">
          <w:t>. Baas is schriftelijk beschikbaar</w:t>
        </w:r>
      </w:ins>
    </w:p>
    <w:p w:rsidR="00460B55" w:rsidP="00001690" w:rsidRDefault="000A2D3F" w14:paraId="6EBE8C0F" w14:textId="00180500">
      <w:pPr>
        <w:pStyle w:val="ListParagraph"/>
        <w:numPr>
          <w:ilvl w:val="0"/>
          <w:numId w:val="41"/>
        </w:numPr>
        <w:rPr>
          <w:ins w:author="Rinse Cramer" w:date="2025-12-13T10:39:00Z" w16du:dateUtc="2025-12-13T09:39:00Z" w:id="163"/>
        </w:rPr>
      </w:pPr>
      <w:ins w:author="Rinse Cramer" w:date="2025-12-13T10:44:00Z" w16du:dateUtc="2025-12-13T09:44:00Z" w:id="164">
        <w:r>
          <w:t>6</w:t>
        </w:r>
      </w:ins>
      <w:ins w:author="Rinse Cramer" w:date="2025-12-13T10:38:00Z" w16du:dateUtc="2025-12-13T09:38:00Z" w:id="165">
        <w:r w:rsidR="00460B55">
          <w:t>. Aa</w:t>
        </w:r>
      </w:ins>
      <w:ins w:author="Rinse Cramer" w:date="2025-12-13T10:39:00Z" w16du:dateUtc="2025-12-13T09:39:00Z" w:id="166">
        <w:r w:rsidR="00460B55">
          <w:t xml:space="preserve">nwezigheid </w:t>
        </w:r>
        <w:r w:rsidR="00BC011A">
          <w:t>monitoren</w:t>
        </w:r>
      </w:ins>
    </w:p>
    <w:p w:rsidRPr="00773C47" w:rsidR="00491475" w:rsidP="00491475" w:rsidRDefault="00491475" w14:paraId="385A3F77" w14:textId="0AF87DBE">
      <w:pPr>
        <w:pStyle w:val="Heading1"/>
        <w:rPr>
          <w:ins w:author="Rinse Cramer" w:date="2025-12-13T10:39:00Z" w16du:dateUtc="2025-12-13T09:39:00Z" w:id="167"/>
          <w:rFonts w:cs="Segoe UI Emoji"/>
        </w:rPr>
      </w:pPr>
      <w:ins w:author="Rinse Cramer" w:date="2025-12-13T10:39:00Z" w16du:dateUtc="2025-12-13T09:39:00Z" w:id="168">
        <w:r w:rsidRPr="00E33CBC">
          <w:rPr>
            <w:rFonts w:ascii="Segoe UI Emoji" w:hAnsi="Segoe UI Emoji" w:cs="Segoe UI Emoji"/>
            <w:b/>
            <w:bCs/>
          </w:rPr>
          <w:t>🫱🏻‍🫲🏻 202T. Na dat de baas weer aanwezig is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="00491475" w:rsidP="0026677E" w:rsidRDefault="000A2D3F" w14:paraId="11A233AA" w14:textId="1973748F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169"/>
        </w:rPr>
      </w:pPr>
      <w:ins w:author="Rinse Cramer" w:date="2025-12-13T10:44:00Z" w16du:dateUtc="2025-12-13T09:44:00Z" w:id="170">
        <w:r>
          <w:t>7</w:t>
        </w:r>
      </w:ins>
      <w:ins w:author="Rinse Cramer" w:date="2025-12-13T10:39:00Z" w16du:dateUtc="2025-12-13T09:39:00Z" w:id="171">
        <w:r w:rsidR="00491475">
          <w:t xml:space="preserve">. Baas is </w:t>
        </w:r>
      </w:ins>
      <w:ins w:author="Rinse Cramer" w:date="2025-12-13T10:40:00Z" w16du:dateUtc="2025-12-13T09:40:00Z" w:id="172">
        <w:r w:rsidR="0026677E">
          <w:t>mondeling</w:t>
        </w:r>
      </w:ins>
      <w:ins w:author="Rinse Cramer" w:date="2025-12-13T10:39:00Z" w16du:dateUtc="2025-12-13T09:39:00Z" w:id="173">
        <w:r w:rsidR="00491475">
          <w:t xml:space="preserve"> beschikbaar</w:t>
        </w:r>
      </w:ins>
    </w:p>
    <w:p w:rsidRPr="00773C47" w:rsidR="0026677E" w:rsidP="0026677E" w:rsidRDefault="0026677E" w14:paraId="7831D27D" w14:textId="1C3F4622">
      <w:pPr>
        <w:pStyle w:val="Heading1"/>
        <w:rPr>
          <w:ins w:author="Rinse Cramer" w:date="2025-12-13T10:40:00Z" w16du:dateUtc="2025-12-13T09:40:00Z" w:id="174"/>
          <w:rFonts w:cs="Segoe UI Emoji"/>
        </w:rPr>
      </w:pPr>
      <w:ins w:author="Rinse Cramer" w:date="2025-12-13T10:40:00Z" w16du:dateUtc="2025-12-13T09:40:00Z" w:id="175">
        <w:r w:rsidRPr="00E33CBC">
          <w:rPr>
            <w:rFonts w:ascii="Segoe UI Emoji" w:hAnsi="Segoe UI Emoji" w:cs="Segoe UI Emoji"/>
            <w:b/>
            <w:bCs/>
          </w:rPr>
          <w:t>🫱🏻‍🫲🏻 204. Bespreek oplossingsrichting, deliverables en ETC’s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 xml:space="preserve"/>
        </w:r>
        <w:r w:rsidR="006549CA">
          <w:rPr>
            <w:rFonts w:cs="Segoe UI Emoji"/>
          </w:rPr>
          <w:t/>
        </w:r>
      </w:ins>
    </w:p>
    <w:p w:rsidR="0026677E" w:rsidP="0026677E" w:rsidRDefault="000A2D3F" w14:paraId="2A64F4AE" w14:textId="52CDB01B">
      <w:pPr>
        <w:pStyle w:val="ListParagraph"/>
        <w:numPr>
          <w:ilvl w:val="0"/>
          <w:numId w:val="41"/>
        </w:numPr>
        <w:rPr>
          <w:ins w:author="Rinse Cramer" w:date="2025-12-13T10:40:00Z" w16du:dateUtc="2025-12-13T09:40:00Z" w:id="176"/>
        </w:rPr>
      </w:pPr>
      <w:ins w:author="Rinse Cramer" w:date="2025-12-13T10:44:00Z" w16du:dateUtc="2025-12-13T09:44:00Z" w:id="177">
        <w:r>
          <w:t>8</w:t>
        </w:r>
      </w:ins>
      <w:ins w:author="Rinse Cramer" w:date="2025-12-13T10:40:00Z" w16du:dateUtc="2025-12-13T09:40:00Z" w:id="178">
        <w:r w:rsidR="0026677E">
          <w:t xml:space="preserve">. </w:t>
        </w:r>
      </w:ins>
      <w:r w:rsidR="00F85E74">
        <w:t>Ik mail naar baas</w:t>
      </w:r>
    </w:p>
    <w:p w:rsidRPr="00773C47" w:rsidR="00523F3D" w:rsidP="00523F3D" w:rsidRDefault="00523F3D" w14:paraId="0155E63B" w14:textId="484E8BF4">
      <w:pPr>
        <w:pStyle w:val="Heading1"/>
        <w:rPr>
          <w:ins w:author="Rinse Cramer" w:date="2025-12-13T10:41:00Z" w16du:dateUtc="2025-12-13T09:41:00Z" w:id="179"/>
          <w:rFonts w:cs="Segoe UI Emoji"/>
        </w:rPr>
      </w:pPr>
      <w:ins w:author="Rinse Cramer" w:date="2025-12-13T10:41:00Z" w16du:dateUtc="2025-12-13T09:41:00Z" w:id="180">
        <w:r w:rsidRPr="00E33CBC">
          <w:rPr>
            <w:rFonts w:ascii="Segoe UI Emoji" w:hAnsi="Segoe UI Emoji" w:cs="Segoe UI Emoji"/>
            <w:b/>
            <w:bCs/>
          </w:rPr>
          <w:t>🫱🏻‍🫲🏻 206. Goedkeuring?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="00523F3D" w:rsidP="00523F3D" w:rsidRDefault="000A2D3F" w14:paraId="576E0F51" w14:textId="1BDD6A4B">
      <w:pPr>
        <w:pStyle w:val="ListParagraph"/>
        <w:numPr>
          <w:ilvl w:val="0"/>
          <w:numId w:val="41"/>
        </w:numPr>
        <w:rPr>
          <w:ins w:author="Rinse Cramer" w:date="2025-12-13T10:41:00Z" w16du:dateUtc="2025-12-13T09:41:00Z" w:id="181"/>
        </w:rPr>
      </w:pPr>
      <w:ins w:author="Rinse Cramer" w:date="2025-12-13T10:44:00Z" w16du:dateUtc="2025-12-13T09:44:00Z" w:id="182">
        <w:r>
          <w:t>9</w:t>
        </w:r>
      </w:ins>
      <w:ins w:author="Rinse Cramer" w:date="2025-12-13T10:41:00Z" w16du:dateUtc="2025-12-13T09:41:00Z" w:id="183">
        <w:r w:rsidR="00523F3D">
          <w:t xml:space="preserve">. </w:t>
        </w:r>
      </w:ins>
      <w:ins w:author="Rinse Cramer" w:date="2025-12-13T10:42:00Z" w16du:dateUtc="2025-12-13T09:42:00Z" w:id="184">
        <w:r w:rsidR="00523F3D">
          <w:t>R</w:t>
        </w:r>
      </w:ins>
      <w:ins w:author="Rinse Cramer" w:date="2025-12-13T10:41:00Z" w16du:dateUtc="2025-12-13T09:41:00Z" w:id="185">
        <w:r w:rsidR="00523F3D">
          <w:t xml:space="preserve">esultaten </w:t>
        </w:r>
      </w:ins>
      <w:ins w:author="Rinse Cramer" w:date="2025-12-13T10:42:00Z" w16du:dateUtc="2025-12-13T09:42:00Z" w:id="186">
        <w:r w:rsidR="00523F3D">
          <w:t>zijn goedgekeurd?</w:t>
        </w:r>
      </w:ins>
    </w:p>
    <w:p w:rsidRPr="00773C47" w:rsidR="00523F3D" w:rsidP="00523F3D" w:rsidRDefault="00523F3D" w14:paraId="72C6CF06" w14:textId="4A6B3341">
      <w:pPr>
        <w:pStyle w:val="Heading1"/>
        <w:rPr>
          <w:ins w:author="Rinse Cramer" w:date="2025-12-13T10:42:00Z" w16du:dateUtc="2025-12-13T09:42:00Z" w:id="187"/>
          <w:rFonts w:cs="Segoe UI Emoji"/>
        </w:rPr>
      </w:pPr>
      <w:ins w:author="Rinse Cramer" w:date="2025-12-13T10:42:00Z" w16du:dateUtc="2025-12-13T09:42:00Z" w:id="188">
        <w:r w:rsidRPr="00E33CBC">
          <w:rPr>
            <w:rFonts w:ascii="Segoe UI Emoji" w:hAnsi="Segoe UI Emoji" w:cs="Segoe UI Emoji"/>
            <w:b/>
            <w:bCs/>
          </w:rPr>
          <w:t>🫱🏻‍🫲🏻 206F. De baas bepaald volgende status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="00523F3D" w:rsidP="00523F3D" w:rsidRDefault="000A2D3F" w14:paraId="547F9EA0" w14:textId="08F79D4E">
      <w:pPr>
        <w:pStyle w:val="ListParagraph"/>
        <w:numPr>
          <w:ilvl w:val="0"/>
          <w:numId w:val="41"/>
        </w:numPr>
        <w:rPr>
          <w:ins w:author="Rinse Cramer" w:date="2025-12-13T10:42:00Z" w16du:dateUtc="2025-12-13T09:42:00Z" w:id="189"/>
        </w:rPr>
      </w:pPr>
      <w:ins w:author="Rinse Cramer" w:date="2025-12-13T10:43:00Z" w16du:dateUtc="2025-12-13T09:43:00Z" w:id="190">
        <w:r>
          <w:t>1</w:t>
        </w:r>
      </w:ins>
      <w:ins w:author="Rinse Cramer" w:date="2025-12-13T10:44:00Z" w16du:dateUtc="2025-12-13T09:44:00Z" w:id="191">
        <w:r>
          <w:t>0</w:t>
        </w:r>
      </w:ins>
      <w:ins w:author="Rinse Cramer" w:date="2025-12-13T10:42:00Z" w16du:dateUtc="2025-12-13T09:42:00Z" w:id="192">
        <w:r w:rsidR="00523F3D">
          <w:t xml:space="preserve">. </w:t>
        </w:r>
      </w:ins>
      <w:ins w:author="Rinse Cramer" w:date="2025-12-13T10:45:00Z" w16du:dateUtc="2025-12-13T09:45:00Z" w:id="193">
        <w:r w:rsidR="00A013CE">
          <w:t>Terug n</w:t>
        </w:r>
      </w:ins>
      <w:ins w:author="Rinse Cramer" w:date="2025-12-13T10:43:00Z" w16du:dateUtc="2025-12-13T09:43:00Z" w:id="194">
        <w:r w:rsidR="00750940">
          <w:t>a</w:t>
        </w:r>
        <w:r>
          <w:t>ar</w:t>
        </w:r>
        <w:r w:rsidR="00750940">
          <w:t xml:space="preserve"> </w:t>
        </w:r>
      </w:ins>
      <w:ins w:author="Rinse Cramer" w:date="2025-12-13T10:45:00Z" w16du:dateUtc="2025-12-13T09:45:00Z" w:id="195">
        <w:r w:rsidR="00A013CE">
          <w:t>vorige</w:t>
        </w:r>
      </w:ins>
      <w:ins w:author="Rinse Cramer" w:date="2025-12-13T10:43:00Z" w16du:dateUtc="2025-12-13T09:43:00Z" w:id="196">
        <w:r w:rsidR="00750940">
          <w:t xml:space="preserve"> flowchartpagina navigeren</w:t>
        </w:r>
      </w:ins>
    </w:p>
    <w:p w:rsidRPr="00773C47" w:rsidR="000A2D3F" w:rsidP="000A2D3F" w:rsidRDefault="000A2D3F" w14:paraId="400CAE63" w14:textId="13506C47">
      <w:pPr>
        <w:pStyle w:val="Heading1"/>
        <w:rPr>
          <w:ins w:author="Rinse Cramer" w:date="2025-12-13T10:44:00Z" w16du:dateUtc="2025-12-13T09:44:00Z" w:id="197"/>
          <w:rFonts w:cs="Segoe UI Emoji"/>
        </w:rPr>
      </w:pPr>
      <w:ins w:author="Rinse Cramer" w:date="2025-12-13T10:44:00Z" w16du:dateUtc="2025-12-13T09:44:00Z" w:id="198">
        <w:r w:rsidRPr="00E33CBC">
          <w:rPr>
            <w:rFonts w:ascii="Segoe UI Emoji" w:hAnsi="Segoe UI Emoji" w:cs="Segoe UI Emoji"/>
            <w:b/>
            <w:bCs/>
          </w:rPr>
          <w:t>🫱🏻‍🫲🏻 206T. Volg de analyse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Pr="002356C7" w:rsidR="00001690" w:rsidRDefault="000A2D3F" w14:paraId="6A5C73A0" w14:textId="784811AA">
      <w:pPr>
        <w:pStyle w:val="ListParagraph"/>
        <w:numPr>
          <w:ilvl w:val="0"/>
          <w:numId w:val="41"/>
        </w:numPr>
        <w:rPr>
          <w:ins w:author="Rinse Cramer" w:date="2025-12-13T10:29:00Z" w16du:dateUtc="2025-12-13T09:29:00Z" w:id="199"/>
          <w:rPrChange w:author="Rinse Cramer" w:date="2025-12-13T10:33:00Z" w16du:dateUtc="2025-12-13T09:33:00Z" w:id="200">
            <w:rPr>
              <w:ins w:author="Rinse Cramer" w:date="2025-12-13T10:29:00Z" w16du:dateUtc="2025-12-13T09:29:00Z" w:id="201"/>
              <w:rFonts w:ascii="Segoe UI Emoji" w:hAnsi="Segoe UI Emoji" w:cs="Segoe UI Emoji"/>
            </w:rPr>
          </w:rPrChange>
        </w:rPr>
        <w:pPrChange w:author="Rinse Cramer" w:date="2025-12-13T10:37:00Z" w16du:dateUtc="2025-12-13T09:37:00Z" w:id="202">
          <w:pPr>
            <w:pStyle w:val="Heading1"/>
          </w:pPr>
        </w:pPrChange>
      </w:pPr>
      <w:ins w:author="Rinse Cramer" w:date="2025-12-13T10:44:00Z" w16du:dateUtc="2025-12-13T09:44:00Z" w:id="203">
        <w:r>
          <w:t>1</w:t>
        </w:r>
      </w:ins>
      <w:ins w:author="Rinse Cramer" w:date="2025-12-13T10:45:00Z" w16du:dateUtc="2025-12-13T09:45:00Z" w:id="204">
        <w:r w:rsidR="00351686">
          <w:t>1</w:t>
        </w:r>
      </w:ins>
      <w:ins w:author="Rinse Cramer" w:date="2025-12-13T10:44:00Z" w16du:dateUtc="2025-12-13T09:44:00Z" w:id="205">
        <w:r>
          <w:t>. Naar volgende flowchartpagina navigeren</w:t>
        </w:r>
      </w:ins>
    </w:p>
    <w:p w:rsidR="00320901" w:rsidRDefault="00320901" w14:paraId="617E3280" w14:textId="77777777">
      <w:pPr>
        <w:rPr>
          <w:ins w:author="Rinse Cramer" w:date="2025-12-13T11:04:00Z" w16du:dateUtc="2025-12-13T10:04:00Z" w:id="206"/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ins w:author="Rinse Cramer" w:date="2025-12-13T11:04:00Z" w16du:dateUtc="2025-12-13T10:04:00Z" w:id="207">
        <w:r>
          <w:rPr>
            <w:rFonts w:ascii="Segoe UI Emoji" w:hAnsi="Segoe UI Emoji" w:cs="Segoe UI Emoji"/>
          </w:rPr>
          <w:br w:type="page"/>
        </w:r>
      </w:ins>
    </w:p>
    <w:p w:rsidRPr="00297BE3" w:rsidR="00B6720F" w:rsidP="00B6720F" w:rsidRDefault="00B6720F" w14:paraId="1D51468D" w14:textId="03AEBC65">
      <w:pPr>
        <w:pStyle w:val="Heading1"/>
        <w:rPr>
          <w:lang w:val="en-US"/>
          <w:rPrChange w:author="Rinse Cramer" w:date="2025-12-13T10:31:00Z" w16du:dateUtc="2025-12-13T09:31:00Z" w:id="208">
            <w:rPr/>
          </w:rPrChange>
        </w:rPr>
      </w:pPr>
      <w:r>
        <w:rPr>
          <w:rFonts w:ascii="Segoe UI Emoji" w:hAnsi="Segoe UI Emoji" w:cs="Segoe UI Emoji"/>
        </w:rPr>
        <w:lastRenderedPageBreak/>
        <w:t>🔬 301. Status = analyse</w:t>
      </w:r>
      <w:r w:rsidRPr="00297BE3">
        <w:rPr>
          <w:lang w:val="en-US"/>
          <w:rPrChange w:author="Rinse Cramer" w:date="2025-12-13T10:31:00Z" w16du:dateUtc="2025-12-13T09:31:00Z" w:id="209">
            <w:rPr/>
          </w:rPrChange>
        </w:rPr>
        <w:t xml:space="preserve"/>
      </w:r>
      <w:del w:author="Rinse Cramer" w:date="2025-12-13T10:27:00Z" w16du:dateUtc="2025-12-13T09:27:00Z" w:id="210">
        <w:r w:rsidRPr="00297BE3" w:rsidDel="00FE67B0">
          <w:rPr>
            <w:lang w:val="en-US"/>
            <w:rPrChange w:author="Rinse Cramer" w:date="2025-12-13T10:31:00Z" w16du:dateUtc="2025-12-13T09:31:00Z" w:id="211">
              <w:rPr/>
            </w:rPrChange>
          </w:rPr>
          <w:delText>Analyse</w:delText>
        </w:r>
      </w:del>
      <w:ins w:author="Rinse Cramer" w:date="2025-12-13T10:27:00Z" w16du:dateUtc="2025-12-13T09:27:00Z" w:id="212">
        <w:r w:rsidRPr="00297BE3" w:rsidR="00FE67B0">
          <w:rPr>
            <w:lang w:val="en-US"/>
            <w:rPrChange w:author="Rinse Cramer" w:date="2025-12-13T10:31:00Z" w16du:dateUtc="2025-12-13T09:31:00Z" w:id="213">
              <w:rPr/>
            </w:rPrChange>
          </w:rPr>
          <w:t/>
        </w:r>
      </w:ins>
    </w:p>
    <w:p w:rsidR="00B6720F" w:rsidP="00B6720F" w:rsidRDefault="00CF1D9E" w14:paraId="34630108" w14:textId="7B1E6BED">
      <w:pPr>
        <w:pStyle w:val="ListParagraph"/>
        <w:numPr>
          <w:ilvl w:val="0"/>
          <w:numId w:val="30"/>
        </w:numPr>
      </w:pPr>
      <w:commentRangeStart w:id="214"/>
      <w:r>
        <w:t xml:space="preserve">🔬 302. Start timer (ETC)</w:t>
      </w:r>
      <w:r w:rsidRPr="00B6720F" w:rsidR="00B6720F">
        <w:t/>
      </w:r>
      <w:commentRangeEnd w:id="214"/>
      <w:r w:rsidR="007B689F">
        <w:rPr>
          <w:rStyle w:val="CommentReference"/>
          <w:sz w:val="22"/>
          <w:szCs w:val="22"/>
        </w:rPr>
        <w:commentReference w:id="214"/>
      </w:r>
    </w:p>
    <w:p w:rsidR="00B6720F" w:rsidP="00B6720F" w:rsidRDefault="00CF1D9E" w14:paraId="60BB756E" w14:textId="7064C2A5">
      <w:pPr>
        <w:pStyle w:val="ListParagraph"/>
        <w:numPr>
          <w:ilvl w:val="0"/>
          <w:numId w:val="30"/>
        </w:numPr>
      </w:pPr>
      <w:r>
        <w:t xml:space="preserve">🔬 303. Intake verwerken</w:t>
      </w:r>
      <w:r w:rsidRPr="00B6720F" w:rsidR="00B6720F">
        <w:t/>
      </w:r>
    </w:p>
    <w:p w:rsidR="00B6720F" w:rsidP="00B6720F" w:rsidRDefault="00CF1D9E" w14:paraId="6A145E20" w14:textId="1EA9E462">
      <w:pPr>
        <w:pStyle w:val="ListParagraph"/>
        <w:numPr>
          <w:ilvl w:val="0"/>
          <w:numId w:val="30"/>
        </w:numPr>
      </w:pPr>
      <w:r>
        <w:t xml:space="preserve">🔬 304. Oplossing analyseren</w:t>
      </w:r>
      <w:r w:rsidRPr="00B6720F" w:rsidR="00B6720F">
        <w:t/>
      </w:r>
    </w:p>
    <w:p w:rsidR="00B6720F" w:rsidP="00B6720F" w:rsidRDefault="00CF1D9E" w14:paraId="3E676A72" w14:textId="18C116AC">
      <w:pPr>
        <w:pStyle w:val="ListParagraph"/>
        <w:numPr>
          <w:ilvl w:val="0"/>
          <w:numId w:val="30"/>
        </w:numPr>
      </w:pPr>
      <w:r>
        <w:t xml:space="preserve">🔬 305. Evalueer of de deliverables correct en volledig zijn afgerond</w:t>
      </w:r>
      <w:r w:rsidRPr="00B6720F" w:rsidR="00B6720F">
        <w:t/>
      </w:r>
    </w:p>
    <w:p w:rsidR="00B6720F" w:rsidDel="00766459" w:rsidP="00B6720F" w:rsidRDefault="00CF1D9E" w14:paraId="5A72C063" w14:textId="5C42C500">
      <w:pPr>
        <w:pStyle w:val="ListParagraph"/>
        <w:numPr>
          <w:ilvl w:val="0"/>
          <w:numId w:val="30"/>
        </w:numPr>
        <w:rPr>
          <w:del w:author="Rinse Cramer" w:date="2025-11-04T23:06:00Z" w16du:dateUtc="2025-11-04T22:06:00Z" w:id="215"/>
        </w:rPr>
      </w:pPr>
      <w:del w:author="Rinse Cramer" w:date="2025-11-04T23:06:00Z" w16du:dateUtc="2025-11-04T22:06:00Z" w:id="216">
        <w:r w:rsidDel="00766459">
          <w:delText xml:space="preserve">E. </w:delText>
        </w:r>
        <w:r w:rsidRPr="00B6720F" w:rsidDel="00766459" w:rsidR="00B6720F">
          <w:delText>Expliciete referentie bij gekozen oplossing vermeld?</w:delText>
        </w:r>
      </w:del>
    </w:p>
    <w:p w:rsidR="00B6720F" w:rsidRDefault="00CF1D9E" w14:paraId="6D51D2F8" w14:textId="12BC7E3C">
      <w:pPr>
        <w:rPr>
          <w:ins w:author="Rinse Cramer" w:date="2025-11-03T23:33:00Z" w16du:dateUtc="2025-11-03T22:33:00Z" w:id="217"/>
        </w:rPr>
        <w:pPrChange w:author="Rinse Cramer" w:date="2025-11-07T18:07:00Z" w16du:dateUtc="2025-11-07T17:07:00Z" w:id="218">
          <w:pPr>
            <w:pStyle w:val="ListParagraph"/>
            <w:numPr>
              <w:numId w:val="30"/>
            </w:numPr>
            <w:ind w:hanging="360"/>
          </w:pPr>
        </w:pPrChange>
      </w:pPr>
      <w:del w:author="Rinse Cramer" w:date="2025-11-04T23:06:00Z" w16du:dateUtc="2025-11-04T22:06:00Z" w:id="219">
        <w:r w:rsidDel="00766459">
          <w:delText>F</w:delText>
        </w:r>
      </w:del>
      <w:del w:author="Rinse Cramer" w:date="2025-11-07T18:07:00Z" w16du:dateUtc="2025-11-07T17:07:00Z" w:id="220">
        <w:r w:rsidDel="00C1744D">
          <w:delText xml:space="preserve">. </w:delText>
        </w:r>
        <w:r w:rsidRPr="00B6720F" w:rsidDel="00C1744D" w:rsidR="00B6720F">
          <w:delText>Actiepunten uit Excel verwerkt en Jira geüpdated</w:delText>
        </w:r>
      </w:del>
    </w:p>
    <w:p w:rsidR="00EC4845" w:rsidRDefault="00A94266" w14:paraId="091A059E" w14:textId="46187C4E">
      <w:pPr>
        <w:ind w:left="360"/>
        <w:pPrChange w:author="Rinse Cramer" w:date="2025-11-03T23:33:00Z" w16du:dateUtc="2025-11-03T22:33:00Z" w:id="221">
          <w:pPr>
            <w:pStyle w:val="ListParagraph"/>
            <w:numPr>
              <w:numId w:val="30"/>
            </w:numPr>
            <w:ind w:hanging="360"/>
          </w:pPr>
        </w:pPrChange>
      </w:pPr>
      <w:ins w:author="Rinse Cramer" w:date="2025-11-03T23:35:00Z" w16du:dateUtc="2025-11-03T22:35:00Z" w:id="222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3A08CD95" wp14:anchorId="34659307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90170</wp:posOffset>
                  </wp:positionV>
                  <wp:extent cx="5472000" cy="0"/>
                  <wp:effectExtent l="0" t="0" r="0" b="0"/>
                  <wp:wrapNone/>
                  <wp:docPr id="1527572003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47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" from="14.2pt,7.1pt" to="445.05pt,7.1pt" w14:anchorId="7E87EDE5">
                  <v:stroke joinstyle="miter"/>
                </v:line>
              </w:pict>
            </mc:Fallback>
          </mc:AlternateContent>
        </w:r>
      </w:ins>
    </w:p>
    <w:p w:rsidR="00B6720F" w:rsidP="00B6720F" w:rsidRDefault="00C1744D" w14:paraId="7BF67C82" w14:textId="5FB75CDB">
      <w:pPr>
        <w:pStyle w:val="ListParagraph"/>
        <w:numPr>
          <w:ilvl w:val="0"/>
          <w:numId w:val="30"/>
        </w:numPr>
      </w:pPr>
      <w:ins w:author="Rinse Cramer" w:date="2025-11-07T18:08:00Z" w16du:dateUtc="2025-11-07T17:08:00Z" w:id="223">
        <w:r>
          <w:t>🔬 306. Stop timer (ETC)</w:t>
        </w:r>
      </w:ins>
      <w:del w:author="Rinse Cramer" w:date="2025-11-04T23:06:00Z" w16du:dateUtc="2025-11-04T22:06:00Z" w:id="224">
        <w:r w:rsidDel="00766459" w:rsidR="00CF1D9E">
          <w:delText>G</w:delText>
        </w:r>
      </w:del>
      <w:del w:author="Rinse Cramer" w:date="2025-11-07T18:08:00Z" w16du:dateUtc="2025-11-07T17:08:00Z" w:id="225">
        <w:r w:rsidDel="00C1744D" w:rsidR="00CF1D9E">
          <w:delText>.</w:delText>
        </w:r>
      </w:del>
      <w:r w:rsidR="00CF1D9E">
        <w:t xml:space="preserve"/>
      </w:r>
      <w:r w:rsidRPr="00B6720F" w:rsidR="00B6720F">
        <w:t/>
      </w:r>
    </w:p>
    <w:p w:rsidR="00B6720F" w:rsidP="00B6720F" w:rsidRDefault="00CF1D9E" w14:paraId="62C812AF" w14:textId="02721A92">
      <w:pPr>
        <w:pStyle w:val="ListParagraph"/>
        <w:numPr>
          <w:ilvl w:val="0"/>
          <w:numId w:val="30"/>
        </w:numPr>
      </w:pPr>
      <w:r>
        <w:t xml:space="preserve">🔬 307. Bijzonderheden gezien?</w:t>
      </w:r>
      <w:r w:rsidRPr="00B6720F" w:rsidR="00B6720F">
        <w:t/>
      </w:r>
    </w:p>
    <w:p w:rsidR="00B6720F" w:rsidP="00B6720F" w:rsidRDefault="00CF1D9E" w14:paraId="2E0DD357" w14:textId="60177F79">
      <w:pPr>
        <w:pStyle w:val="ListParagraph"/>
        <w:numPr>
          <w:ilvl w:val="0"/>
          <w:numId w:val="30"/>
        </w:numPr>
      </w:pPr>
      <w:r>
        <w:t xml:space="preserve">🔬 307T. Volg de review analyse</w:t>
      </w:r>
      <w:r w:rsidRPr="00B6720F" w:rsidR="00B6720F">
        <w:t/>
      </w:r>
    </w:p>
    <w:p w:rsidR="00B6720F" w:rsidP="00B6720F" w:rsidRDefault="00C1744D" w14:paraId="76420446" w14:textId="17D66D50">
      <w:pPr>
        <w:pStyle w:val="ListParagraph"/>
        <w:numPr>
          <w:ilvl w:val="0"/>
          <w:numId w:val="31"/>
        </w:numPr>
      </w:pPr>
      <w:ins w:author="Rinse Cramer" w:date="2025-11-07T18:08:00Z" w16du:dateUtc="2025-11-07T17:08:00Z" w:id="226">
        <w:r>
          <w:t>🔬 312. Haal ik het?</w:t>
        </w:r>
      </w:ins>
      <w:del w:author="Rinse Cramer" w:date="2025-11-04T23:06:00Z" w16du:dateUtc="2025-11-04T22:06:00Z" w:id="227">
        <w:r w:rsidDel="00766459" w:rsidR="00CF1D9E">
          <w:delText>H</w:delText>
        </w:r>
      </w:del>
      <w:del w:author="Rinse Cramer" w:date="2025-11-07T18:10:00Z" w16du:dateUtc="2025-11-07T17:10:00Z" w:id="228">
        <w:r w:rsidDel="00C1744D" w:rsidR="00CF1D9E">
          <w:delText>.</w:delText>
        </w:r>
      </w:del>
      <w:r w:rsidR="00CF1D9E">
        <w:t xml:space="preserve"/>
      </w:r>
      <w:r w:rsidRPr="00B6720F" w:rsidR="00B6720F">
        <w:t/>
      </w:r>
    </w:p>
    <w:p w:rsidR="00B6720F" w:rsidP="00B6720F" w:rsidRDefault="00CF1D9E" w14:paraId="34CF9765" w14:textId="3C3B614B">
      <w:pPr>
        <w:pStyle w:val="ListParagraph"/>
        <w:numPr>
          <w:ilvl w:val="0"/>
          <w:numId w:val="31"/>
        </w:numPr>
      </w:pPr>
      <w:r>
        <w:t xml:space="preserve">🔬 313. Hoe heeft het zo lang kunnen duren?</w:t>
      </w:r>
      <w:r w:rsidRPr="00B6720F" w:rsidR="00B6720F">
        <w:t/>
      </w:r>
    </w:p>
    <w:p w:rsidR="003364CB" w:rsidP="00B6720F" w:rsidRDefault="00CF1D9E" w14:paraId="6D29D222" w14:textId="7512C168">
      <w:pPr>
        <w:pStyle w:val="ListParagraph"/>
        <w:numPr>
          <w:ilvl w:val="0"/>
          <w:numId w:val="31"/>
        </w:numPr>
        <w:rPr>
          <w:ins w:author="Rinse Cramer" w:date="2025-11-24T23:55:00Z" w16du:dateUtc="2025-11-24T22:55:00Z" w:id="229"/>
        </w:rPr>
      </w:pPr>
      <w:r>
        <w:t xml:space="preserve">🔬 314. Stop timer (4 min)</w:t>
      </w:r>
      <w:r w:rsidRPr="00B6720F" w:rsidR="00B6720F">
        <w:t/>
      </w:r>
    </w:p>
    <w:p w:rsidR="00C83CE1" w:rsidP="00B6720F" w:rsidRDefault="00151B02" w14:paraId="43E5F896" w14:textId="2EF79D29">
      <w:pPr>
        <w:pStyle w:val="ListParagraph"/>
        <w:numPr>
          <w:ilvl w:val="0"/>
          <w:numId w:val="31"/>
        </w:numPr>
      </w:pPr>
      <w:ins w:author="Rinse Cramer" w:date="2025-11-24T23:55:00Z" w16du:dateUtc="2025-11-24T22:55:00Z" w:id="230">
        <w:r>
          <w:t xml:space="preserve">🔬 315. Significant inzicht gekregen</w:t>
        </w:r>
      </w:ins>
      <w:ins w:author="Rinse Cramer" w:date="2025-11-24T23:57:00Z" w16du:dateUtc="2025-11-24T22:57:00Z" w:id="231">
        <w:r w:rsidR="006315E0">
          <w:t/>
        </w:r>
      </w:ins>
    </w:p>
    <w:p w:rsidR="00C83CE1" w:rsidRDefault="00C83CE1" w14:paraId="6C550688" w14:textId="77777777">
      <w:r>
        <w:br w:type="page"/>
      </w:r>
    </w:p>
    <w:p w:rsidR="00DF1221" w:rsidP="00C83CE1" w:rsidRDefault="00DF1221" w14:paraId="7B455C6C" w14:textId="77777777">
      <w:pPr>
        <w:rPr>
          <w:ins w:author="Rinse Cramer" w:date="2025-11-03T23:33:00Z" w16du:dateUtc="2025-11-03T22:33:00Z" w:id="232"/>
        </w:rPr>
      </w:pPr>
    </w:p>
    <w:p w:rsidRPr="00F531D8" w:rsidR="00C83CE1" w:rsidP="00C83CE1" w:rsidRDefault="00C83CE1" w14:paraId="5074DCC5" w14:textId="71131E69">
      <w:pPr>
        <w:pStyle w:val="Heading1"/>
        <w:rPr>
          <w:ins w:author="Rinse Cramer" w:date="2025-12-13T10:33:00Z" w16du:dateUtc="2025-12-13T09:33:00Z" w:id="233"/>
          <w:rFonts w:cs="Segoe UI Emoji"/>
          <w:lang w:val="en-US"/>
        </w:rPr>
      </w:pPr>
      <w:del w:author="Rinse Cramer" w:date="2025-11-24T23:53:00Z" w16du:dateUtc="2025-11-24T22:53:00Z" w:id="234">
        <w:r w:rsidRPr="00C83CE1" w:rsidDel="00D627ED">
          <w:rPr>
            <w:b/>
            <w:bCs/>
            <w:lang w:val="en-US"/>
          </w:rPr>
          <w:delText>e. Oplossingsrichting (bij feat</w:delText>
        </w:r>
      </w:del>
      <w:r w:rsidRPr="00D40F9E">
        <w:rPr>
          <w:rFonts w:ascii="Segoe UI Emoji" w:hAnsi="Segoe UI Emoji" w:cs="Segoe UI Emoji"/>
          <w:b/>
          <w:bCs/>
          <w:lang w:val="en-US"/>
        </w:rPr>
        <w:t>🫱🏻‍🫲🏻 401. Status = review analyse</w:t>
      </w:r>
      <w:r w:rsidRPr="00D40F9E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/>
          </mc:Fallback>
        </mc:AlternateContent>
      </w:r>
      <w:r w:rsidRPr="00D40F9E">
        <w:rPr>
          <w:rFonts w:ascii="Segoe UI Emoji" w:hAnsi="Segoe UI Emoji" w:cs="Segoe UI Emoji"/>
          <w:b/>
          <w:bCs/>
          <w:lang w:val="en-US"/>
        </w:rPr>
        <w:t/>
      </w:r>
      <w:r w:rsidRPr="00D40F9E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/>
          </mc:Fallback>
        </mc:AlternateContent>
      </w:r>
      <w:ins w:author="Rinse Cramer" w:date="2025-12-13T10:31:00Z" w16du:dateUtc="2025-12-13T09:31:00Z" w:id="235">
        <w:r w:rsidRPr="00F531D8">
          <w:rPr>
            <w:rFonts w:cs="Segoe UI Emoji"/>
            <w:lang w:val="en-US"/>
            <w:rPrChange w:author="Rinse Cramer" w:date="2025-12-13T10:32:00Z" w16du:dateUtc="2025-12-13T09:32:00Z" w:id="236">
              <w:rPr>
                <w:rFonts w:ascii="Segoe UI Emoji" w:hAnsi="Segoe UI Emoji" w:cs="Segoe UI Emoji"/>
              </w:rPr>
            </w:rPrChange>
          </w:rPr>
          <w:t xml:space="preserve"/>
        </w:r>
        <w:r w:rsidRPr="00F531D8">
          <w:rPr>
            <w:rFonts w:cs="Segoe UI Emoji"/>
            <w:lang w:val="en-US"/>
            <w:rPrChange w:author="Rinse Cramer" w:date="2025-12-13T10:32:00Z" w16du:dateUtc="2025-12-13T09:32:00Z" w:id="237">
              <w:rPr>
                <w:rFonts w:ascii="Segoe UI Emoji" w:hAnsi="Segoe UI Emoji" w:cs="Segoe UI Emoji"/>
                <w:lang w:val="en-US"/>
              </w:rPr>
            </w:rPrChange>
          </w:rPr>
          <w:t xml:space="preserve"/>
        </w:r>
      </w:ins>
      <w:r>
        <w:rPr>
          <w:rFonts w:cs="Segoe UI Emoji"/>
          <w:lang w:val="en-US"/>
        </w:rPr>
        <w:t/>
      </w:r>
    </w:p>
    <w:p w:rsidR="00C83CE1" w:rsidP="00C83CE1" w:rsidRDefault="00C83CE1" w14:paraId="2E4647F6" w14:textId="77777777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238"/>
        </w:rPr>
      </w:pPr>
      <w:ins w:author="Rinse Cramer" w:date="2025-12-13T10:33:00Z" w16du:dateUtc="2025-12-13T09:33:00Z" w:id="239">
        <w:r>
          <w:t>1. Jira-uitvoerder is medewerker</w:t>
        </w:r>
      </w:ins>
    </w:p>
    <w:p w:rsidR="00C83CE1" w:rsidP="00C83CE1" w:rsidRDefault="00C83CE1" w14:paraId="59436C67" w14:textId="04A427EC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240"/>
        </w:rPr>
      </w:pPr>
      <w:ins w:author="Rinse Cramer" w:date="2025-12-13T10:33:00Z" w16du:dateUtc="2025-12-13T09:33:00Z" w:id="241">
        <w:r>
          <w:t xml:space="preserve">2. Jira-status is </w:t>
        </w:r>
      </w:ins>
      <w:r>
        <w:t>Analyse</w:t>
      </w:r>
    </w:p>
    <w:p w:rsidRPr="00C83CE1" w:rsidR="00C83CE1" w:rsidP="00C83CE1" w:rsidRDefault="00C83CE1" w14:paraId="0AA28290" w14:textId="7EBE9CC2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242"/>
          <w:lang w:val="en-US"/>
        </w:rPr>
      </w:pPr>
      <w:ins w:author="Rinse Cramer" w:date="2025-12-13T10:33:00Z" w16du:dateUtc="2025-12-13T09:33:00Z" w:id="243">
        <w:r w:rsidRPr="00C83CE1">
          <w:rPr>
            <w:lang w:val="en-US"/>
          </w:rPr>
          <w:t xml:space="preserve">3. </w:t>
        </w:r>
      </w:ins>
      <w:ins w:author="Rinse Cramer" w:date="2025-12-13T10:34:00Z" w16du:dateUtc="2025-12-13T09:34:00Z" w:id="244">
        <w:r w:rsidRPr="00C83CE1">
          <w:rPr>
            <w:lang w:val="en-US"/>
          </w:rPr>
          <w:t xml:space="preserve">Jira-status wordt Review </w:t>
        </w:r>
      </w:ins>
      <w:r w:rsidRPr="00C83CE1">
        <w:rPr>
          <w:lang w:val="en-US"/>
        </w:rPr>
        <w:t>a</w:t>
      </w:r>
      <w:r>
        <w:rPr>
          <w:lang w:val="en-US"/>
        </w:rPr>
        <w:t>nalyse</w:t>
      </w:r>
    </w:p>
    <w:p w:rsidRPr="00773C47" w:rsidR="00C83CE1" w:rsidP="00C83CE1" w:rsidRDefault="00C83CE1" w14:paraId="17778B4F" w14:textId="77777777">
      <w:pPr>
        <w:pStyle w:val="Heading1"/>
        <w:rPr>
          <w:ins w:author="Rinse Cramer" w:date="2025-12-13T10:34:00Z" w16du:dateUtc="2025-12-13T09:34:00Z" w:id="245"/>
          <w:rFonts w:cs="Segoe UI Emoji"/>
        </w:rPr>
      </w:pPr>
      <w:ins w:author="Rinse Cramer" w:date="2025-12-13T10:34:00Z" w16du:dateUtc="2025-12-13T09:34:00Z" w:id="246">
        <w:r w:rsidRPr="00E33CBC">
          <w:rPr>
            <w:rFonts w:ascii="Segoe UI Emoji" w:hAnsi="Segoe UI Emoji" w:cs="Segoe UI Emoji"/>
            <w:b/>
            <w:bCs/>
          </w:rPr>
          <w:t>🫱🏻‍🫲🏻 402. Is de baas aanwezig?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</w:ins>
      <w:ins w:author="Rinse Cramer" w:date="2025-12-13T10:35:00Z" w16du:dateUtc="2025-12-13T09:35:00Z" w:id="247">
        <w:r w:rsidRPr="00773C47">
          <w:rPr>
            <w:rFonts w:cs="Segoe UI Emoji"/>
            <w:rPrChange w:author="Rinse Cramer" w:date="2025-12-13T10:35:00Z" w16du:dateUtc="2025-12-13T09:35:00Z" w:id="248">
              <w:rPr>
                <w:rFonts w:cs="Segoe UI Emoji"/>
                <w:lang w:val="en-US"/>
              </w:rPr>
            </w:rPrChange>
          </w:rPr>
          <w:t/>
        </w:r>
      </w:ins>
    </w:p>
    <w:p w:rsidR="00C83CE1" w:rsidP="00C83CE1" w:rsidRDefault="00C83CE1" w14:paraId="602803A1" w14:textId="77777777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249"/>
        </w:rPr>
      </w:pPr>
      <w:ins w:author="Rinse Cramer" w:date="2025-12-13T10:43:00Z" w16du:dateUtc="2025-12-13T09:43:00Z" w:id="250">
        <w:r>
          <w:t>4</w:t>
        </w:r>
      </w:ins>
      <w:ins w:author="Rinse Cramer" w:date="2025-12-13T10:34:00Z" w16du:dateUtc="2025-12-13T09:34:00Z" w:id="251">
        <w:r>
          <w:t xml:space="preserve">. </w:t>
        </w:r>
      </w:ins>
      <w:ins w:author="Rinse Cramer" w:date="2025-12-13T10:35:00Z" w16du:dateUtc="2025-12-13T09:35:00Z" w:id="252">
        <w:r>
          <w:t>Baas</w:t>
        </w:r>
      </w:ins>
      <w:ins w:author="Rinse Cramer" w:date="2025-12-13T10:34:00Z" w16du:dateUtc="2025-12-13T09:34:00Z" w:id="253">
        <w:r>
          <w:t xml:space="preserve"> is </w:t>
        </w:r>
      </w:ins>
      <w:ins w:author="Rinse Cramer" w:date="2025-12-13T10:35:00Z" w16du:dateUtc="2025-12-13T09:35:00Z" w:id="254">
        <w:r>
          <w:t>mondeling beschikbaar</w:t>
        </w:r>
      </w:ins>
      <w:ins w:author="Rinse Cramer" w:date="2025-12-13T10:36:00Z" w16du:dateUtc="2025-12-13T09:36:00Z" w:id="255">
        <w:r>
          <w:t>?</w:t>
        </w:r>
      </w:ins>
    </w:p>
    <w:p w:rsidRPr="00773C47" w:rsidR="00C83CE1" w:rsidP="00C83CE1" w:rsidRDefault="00C83CE1" w14:paraId="7A201E96" w14:textId="77777777">
      <w:pPr>
        <w:pStyle w:val="Heading1"/>
        <w:rPr>
          <w:ins w:author="Rinse Cramer" w:date="2025-12-13T10:38:00Z" w16du:dateUtc="2025-12-13T09:38:00Z" w:id="256"/>
          <w:rFonts w:cs="Segoe UI Emoji"/>
        </w:rPr>
      </w:pPr>
      <w:ins w:author="Rinse Cramer" w:date="2025-12-13T10:38:00Z" w16du:dateUtc="2025-12-13T09:38:00Z" w:id="257">
        <w:r w:rsidRPr="00E33CBC">
          <w:rPr>
            <w:rFonts w:ascii="Segoe UI Emoji" w:hAnsi="Segoe UI Emoji" w:cs="Segoe UI Emoji"/>
            <w:b/>
            <w:bCs/>
          </w:rPr>
          <w:t>🫱🏻‍🫲🏻 402F. Meteen meldplicht wanneer de baas aanwezig is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="00C83CE1" w:rsidP="00C83CE1" w:rsidRDefault="00C83CE1" w14:paraId="3D425E4C" w14:textId="77777777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258"/>
        </w:rPr>
      </w:pPr>
      <w:ins w:author="Rinse Cramer" w:date="2025-12-13T10:43:00Z" w16du:dateUtc="2025-12-13T09:43:00Z" w:id="259">
        <w:r>
          <w:t>5</w:t>
        </w:r>
      </w:ins>
      <w:ins w:author="Rinse Cramer" w:date="2025-12-13T10:38:00Z" w16du:dateUtc="2025-12-13T09:38:00Z" w:id="260">
        <w:r>
          <w:t>. Baas is schriftelijk beschikbaar</w:t>
        </w:r>
      </w:ins>
    </w:p>
    <w:p w:rsidR="00C83CE1" w:rsidP="00C83CE1" w:rsidRDefault="00C83CE1" w14:paraId="3628628D" w14:textId="77777777">
      <w:pPr>
        <w:pStyle w:val="ListParagraph"/>
        <w:numPr>
          <w:ilvl w:val="0"/>
          <w:numId w:val="41"/>
        </w:numPr>
        <w:rPr>
          <w:ins w:author="Rinse Cramer" w:date="2025-12-13T10:39:00Z" w16du:dateUtc="2025-12-13T09:39:00Z" w:id="261"/>
        </w:rPr>
      </w:pPr>
      <w:ins w:author="Rinse Cramer" w:date="2025-12-13T10:44:00Z" w16du:dateUtc="2025-12-13T09:44:00Z" w:id="262">
        <w:r>
          <w:t>6</w:t>
        </w:r>
      </w:ins>
      <w:ins w:author="Rinse Cramer" w:date="2025-12-13T10:38:00Z" w16du:dateUtc="2025-12-13T09:38:00Z" w:id="263">
        <w:r>
          <w:t>. Aa</w:t>
        </w:r>
      </w:ins>
      <w:ins w:author="Rinse Cramer" w:date="2025-12-13T10:39:00Z" w16du:dateUtc="2025-12-13T09:39:00Z" w:id="264">
        <w:r>
          <w:t>nwezigheid monitoren</w:t>
        </w:r>
      </w:ins>
    </w:p>
    <w:p w:rsidRPr="00773C47" w:rsidR="00C83CE1" w:rsidP="00C83CE1" w:rsidRDefault="00C83CE1" w14:paraId="46598600" w14:textId="77777777">
      <w:pPr>
        <w:pStyle w:val="Heading1"/>
        <w:rPr>
          <w:ins w:author="Rinse Cramer" w:date="2025-12-13T10:39:00Z" w16du:dateUtc="2025-12-13T09:39:00Z" w:id="265"/>
          <w:rFonts w:cs="Segoe UI Emoji"/>
        </w:rPr>
      </w:pPr>
      <w:ins w:author="Rinse Cramer" w:date="2025-12-13T10:39:00Z" w16du:dateUtc="2025-12-13T09:39:00Z" w:id="266">
        <w:r w:rsidRPr="00E33CBC">
          <w:rPr>
            <w:rFonts w:ascii="Segoe UI Emoji" w:hAnsi="Segoe UI Emoji" w:cs="Segoe UI Emoji"/>
            <w:b/>
            <w:bCs/>
          </w:rPr>
          <w:t>🫱🏻‍🫲🏻 402T. Na dat de baas weer aanwezig is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="00C83CE1" w:rsidP="00C83CE1" w:rsidRDefault="00C83CE1" w14:paraId="7376927A" w14:textId="77777777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267"/>
        </w:rPr>
      </w:pPr>
      <w:ins w:author="Rinse Cramer" w:date="2025-12-13T10:44:00Z" w16du:dateUtc="2025-12-13T09:44:00Z" w:id="268">
        <w:r>
          <w:t>7</w:t>
        </w:r>
      </w:ins>
      <w:ins w:author="Rinse Cramer" w:date="2025-12-13T10:39:00Z" w16du:dateUtc="2025-12-13T09:39:00Z" w:id="269">
        <w:r>
          <w:t xml:space="preserve">. Baas is </w:t>
        </w:r>
      </w:ins>
      <w:ins w:author="Rinse Cramer" w:date="2025-12-13T10:40:00Z" w16du:dateUtc="2025-12-13T09:40:00Z" w:id="270">
        <w:r>
          <w:t>mondeling</w:t>
        </w:r>
      </w:ins>
      <w:ins w:author="Rinse Cramer" w:date="2025-12-13T10:39:00Z" w16du:dateUtc="2025-12-13T09:39:00Z" w:id="271">
        <w:r>
          <w:t xml:space="preserve"> beschikbaar</w:t>
        </w:r>
      </w:ins>
    </w:p>
    <w:p w:rsidRPr="00773C47" w:rsidR="00C83CE1" w:rsidP="00C83CE1" w:rsidRDefault="00C83CE1" w14:paraId="26DE426A" w14:textId="16105919">
      <w:pPr>
        <w:pStyle w:val="Heading1"/>
        <w:rPr>
          <w:ins w:author="Rinse Cramer" w:date="2025-12-13T10:40:00Z" w16du:dateUtc="2025-12-13T09:40:00Z" w:id="272"/>
          <w:rFonts w:cs="Segoe UI Emoji"/>
        </w:rPr>
      </w:pPr>
      <w:ins w:author="Rinse Cramer" w:date="2025-12-13T10:40:00Z" w16du:dateUtc="2025-12-13T09:40:00Z" w:id="273">
        <w:r w:rsidRPr="00E33CBC">
          <w:rPr>
            <w:rFonts w:ascii="Segoe UI Emoji" w:hAnsi="Segoe UI Emoji" w:cs="Segoe UI Emoji"/>
            <w:b/>
            <w:bCs/>
          </w:rPr>
          <w:t>🫱🏻‍🫲🏻 404. Overleg resultaten voor goedkeuring vervolg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</w:ins>
      <w:r w:rsidR="00895B89">
        <w:rPr>
          <w:rFonts w:cs="Segoe UI Emoji"/>
        </w:rPr>
        <w:t/>
      </w:r>
    </w:p>
    <w:p w:rsidR="00C83CE1" w:rsidP="00C83CE1" w:rsidRDefault="00C83CE1" w14:paraId="37A6AC28" w14:textId="77777777">
      <w:pPr>
        <w:pStyle w:val="ListParagraph"/>
        <w:numPr>
          <w:ilvl w:val="0"/>
          <w:numId w:val="41"/>
        </w:numPr>
        <w:rPr>
          <w:ins w:author="Rinse Cramer" w:date="2025-12-13T10:40:00Z" w16du:dateUtc="2025-12-13T09:40:00Z" w:id="274"/>
        </w:rPr>
      </w:pPr>
      <w:ins w:author="Rinse Cramer" w:date="2025-12-13T10:44:00Z" w16du:dateUtc="2025-12-13T09:44:00Z" w:id="275">
        <w:r>
          <w:t>8</w:t>
        </w:r>
      </w:ins>
      <w:ins w:author="Rinse Cramer" w:date="2025-12-13T10:40:00Z" w16du:dateUtc="2025-12-13T09:40:00Z" w:id="276">
        <w:r>
          <w:t xml:space="preserve">. </w:t>
        </w:r>
      </w:ins>
      <w:r>
        <w:t>Ik mail naar baas</w:t>
      </w:r>
    </w:p>
    <w:p w:rsidRPr="00773C47" w:rsidR="00C83CE1" w:rsidP="00C83CE1" w:rsidRDefault="00C83CE1" w14:paraId="10275798" w14:textId="77777777">
      <w:pPr>
        <w:pStyle w:val="Heading1"/>
        <w:rPr>
          <w:ins w:author="Rinse Cramer" w:date="2025-12-13T10:41:00Z" w16du:dateUtc="2025-12-13T09:41:00Z" w:id="277"/>
          <w:rFonts w:cs="Segoe UI Emoji"/>
        </w:rPr>
      </w:pPr>
      <w:ins w:author="Rinse Cramer" w:date="2025-12-13T10:41:00Z" w16du:dateUtc="2025-12-13T09:41:00Z" w:id="278">
        <w:r w:rsidRPr="00E33CBC">
          <w:rPr>
            <w:rFonts w:ascii="Segoe UI Emoji" w:hAnsi="Segoe UI Emoji" w:cs="Segoe UI Emoji"/>
            <w:b/>
            <w:bCs/>
          </w:rPr>
          <w:t>🫱🏻‍🫲🏻 406. Goedkeuring?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="00C83CE1" w:rsidP="00C83CE1" w:rsidRDefault="00C83CE1" w14:paraId="50582C9F" w14:textId="77777777">
      <w:pPr>
        <w:pStyle w:val="ListParagraph"/>
        <w:numPr>
          <w:ilvl w:val="0"/>
          <w:numId w:val="41"/>
        </w:numPr>
        <w:rPr>
          <w:ins w:author="Rinse Cramer" w:date="2025-12-13T10:41:00Z" w16du:dateUtc="2025-12-13T09:41:00Z" w:id="279"/>
        </w:rPr>
      </w:pPr>
      <w:ins w:author="Rinse Cramer" w:date="2025-12-13T10:44:00Z" w16du:dateUtc="2025-12-13T09:44:00Z" w:id="280">
        <w:r>
          <w:t>9</w:t>
        </w:r>
      </w:ins>
      <w:ins w:author="Rinse Cramer" w:date="2025-12-13T10:41:00Z" w16du:dateUtc="2025-12-13T09:41:00Z" w:id="281">
        <w:r>
          <w:t xml:space="preserve">. </w:t>
        </w:r>
      </w:ins>
      <w:ins w:author="Rinse Cramer" w:date="2025-12-13T10:42:00Z" w16du:dateUtc="2025-12-13T09:42:00Z" w:id="282">
        <w:r>
          <w:t>R</w:t>
        </w:r>
      </w:ins>
      <w:ins w:author="Rinse Cramer" w:date="2025-12-13T10:41:00Z" w16du:dateUtc="2025-12-13T09:41:00Z" w:id="283">
        <w:r>
          <w:t xml:space="preserve">esultaten </w:t>
        </w:r>
      </w:ins>
      <w:ins w:author="Rinse Cramer" w:date="2025-12-13T10:42:00Z" w16du:dateUtc="2025-12-13T09:42:00Z" w:id="284">
        <w:r>
          <w:t>zijn goedgekeurd?</w:t>
        </w:r>
      </w:ins>
    </w:p>
    <w:p w:rsidRPr="00773C47" w:rsidR="00C83CE1" w:rsidP="00C83CE1" w:rsidRDefault="00C83CE1" w14:paraId="61B4B7C3" w14:textId="77777777">
      <w:pPr>
        <w:pStyle w:val="Heading1"/>
        <w:rPr>
          <w:ins w:author="Rinse Cramer" w:date="2025-12-13T10:42:00Z" w16du:dateUtc="2025-12-13T09:42:00Z" w:id="285"/>
          <w:rFonts w:cs="Segoe UI Emoji"/>
        </w:rPr>
      </w:pPr>
      <w:ins w:author="Rinse Cramer" w:date="2025-12-13T10:42:00Z" w16du:dateUtc="2025-12-13T09:42:00Z" w:id="286">
        <w:r w:rsidRPr="00E33CBC">
          <w:rPr>
            <w:rFonts w:ascii="Segoe UI Emoji" w:hAnsi="Segoe UI Emoji" w:cs="Segoe UI Emoji"/>
            <w:b/>
            <w:bCs/>
          </w:rPr>
          <w:t>🫱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E33CBC">
          <w:rPr>
            <w:rFonts w:cs="Segoe UI Emoji"/>
            <w:b/>
            <w:bCs/>
          </w:rPr>
          <w:t>‍</w:t>
        </w:r>
        <w:r w:rsidRPr="00E33CBC">
          <w:rPr>
            <w:rFonts w:ascii="Segoe UI Emoji" w:hAnsi="Segoe UI Emoji" w:cs="Segoe UI Emoji"/>
            <w:b/>
            <w:bCs/>
          </w:rPr>
          <w:t>🫲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>🏻</w:t>
            </mc:Fallback>
          </mc:AlternateContent>
        </w:r>
        <w:r w:rsidRPr="00773C47">
          <w:rPr>
            <w:rFonts w:cs="Segoe UI Emoji"/>
          </w:rPr>
          <w:t xml:space="preserve"> </w:t>
        </w:r>
        <w:r>
          <w:rPr>
            <w:rFonts w:cs="Segoe UI Emoji"/>
          </w:rPr>
          <w:t>G</w:t>
        </w:r>
        <w:r w:rsidRPr="00773C47">
          <w:rPr>
            <w:rFonts w:cs="Segoe UI Emoji"/>
          </w:rPr>
          <w:t xml:space="preserve">. </w:t>
        </w:r>
        <w:r>
          <w:rPr>
            <w:rFonts w:cs="Segoe UI Emoji"/>
          </w:rPr>
          <w:t>De baas bepaald volgende status</w:t>
        </w:r>
      </w:ins>
    </w:p>
    <w:p w:rsidR="00C83CE1" w:rsidP="00C83CE1" w:rsidRDefault="00C83CE1" w14:paraId="6CFA922C" w14:textId="77777777">
      <w:pPr>
        <w:pStyle w:val="ListParagraph"/>
        <w:numPr>
          <w:ilvl w:val="0"/>
          <w:numId w:val="41"/>
        </w:numPr>
        <w:rPr>
          <w:ins w:author="Rinse Cramer" w:date="2025-12-13T10:42:00Z" w16du:dateUtc="2025-12-13T09:42:00Z" w:id="287"/>
        </w:rPr>
      </w:pPr>
      <w:ins w:author="Rinse Cramer" w:date="2025-12-13T10:43:00Z" w16du:dateUtc="2025-12-13T09:43:00Z" w:id="288">
        <w:r>
          <w:t>1</w:t>
        </w:r>
      </w:ins>
      <w:ins w:author="Rinse Cramer" w:date="2025-12-13T10:44:00Z" w16du:dateUtc="2025-12-13T09:44:00Z" w:id="289">
        <w:r>
          <w:t>0</w:t>
        </w:r>
      </w:ins>
      <w:ins w:author="Rinse Cramer" w:date="2025-12-13T10:42:00Z" w16du:dateUtc="2025-12-13T09:42:00Z" w:id="290">
        <w:r>
          <w:t xml:space="preserve">. </w:t>
        </w:r>
      </w:ins>
      <w:ins w:author="Rinse Cramer" w:date="2025-12-13T10:45:00Z" w16du:dateUtc="2025-12-13T09:45:00Z" w:id="291">
        <w:r>
          <w:t>Terug n</w:t>
        </w:r>
      </w:ins>
      <w:ins w:author="Rinse Cramer" w:date="2025-12-13T10:43:00Z" w16du:dateUtc="2025-12-13T09:43:00Z" w:id="292">
        <w:r>
          <w:t xml:space="preserve">aar </w:t>
        </w:r>
      </w:ins>
      <w:ins w:author="Rinse Cramer" w:date="2025-12-13T10:45:00Z" w16du:dateUtc="2025-12-13T09:45:00Z" w:id="293">
        <w:r>
          <w:t>vorige</w:t>
        </w:r>
      </w:ins>
      <w:ins w:author="Rinse Cramer" w:date="2025-12-13T10:43:00Z" w16du:dateUtc="2025-12-13T09:43:00Z" w:id="294">
        <w:r>
          <w:t xml:space="preserve"> flowchartpagina navigeren</w:t>
        </w:r>
      </w:ins>
    </w:p>
    <w:p w:rsidRPr="00773C47" w:rsidR="00C83CE1" w:rsidP="00C83CE1" w:rsidRDefault="00C83CE1" w14:paraId="63C6961F" w14:textId="0BBEA937">
      <w:pPr>
        <w:pStyle w:val="Heading1"/>
        <w:rPr>
          <w:ins w:author="Rinse Cramer" w:date="2025-12-13T10:44:00Z" w16du:dateUtc="2025-12-13T09:44:00Z" w:id="295"/>
          <w:rFonts w:cs="Segoe UI Emoji"/>
        </w:rPr>
      </w:pPr>
      <w:ins w:author="Rinse Cramer" w:date="2025-12-13T10:44:00Z" w16du:dateUtc="2025-12-13T09:44:00Z" w:id="296">
        <w:r w:rsidRPr="00E33CBC">
          <w:rPr>
            <w:rFonts w:ascii="Segoe UI Emoji" w:hAnsi="Segoe UI Emoji" w:cs="Segoe UI Emoji"/>
            <w:b/>
            <w:bCs/>
          </w:rPr>
          <w:t>🫱🏻‍🫲🏻 406T. Volg het ontwerp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 xml:space="preserve"/>
        </w:r>
      </w:ins>
      <w:r w:rsidR="00895B89">
        <w:rPr>
          <w:rFonts w:cs="Segoe UI Emoji"/>
        </w:rPr>
        <w:t/>
      </w:r>
    </w:p>
    <w:p w:rsidRPr="002356C7" w:rsidR="00C83CE1" w:rsidRDefault="00C83CE1" w14:paraId="547A1214" w14:textId="77777777">
      <w:pPr>
        <w:pStyle w:val="ListParagraph"/>
        <w:numPr>
          <w:ilvl w:val="0"/>
          <w:numId w:val="41"/>
        </w:numPr>
        <w:rPr>
          <w:ins w:author="Rinse Cramer" w:date="2025-12-13T10:29:00Z" w16du:dateUtc="2025-12-13T09:29:00Z" w:id="297"/>
          <w:rPrChange w:author="Rinse Cramer" w:date="2025-12-13T10:33:00Z" w16du:dateUtc="2025-12-13T09:33:00Z" w:id="298">
            <w:rPr>
              <w:ins w:author="Rinse Cramer" w:date="2025-12-13T10:29:00Z" w16du:dateUtc="2025-12-13T09:29:00Z" w:id="299"/>
              <w:rFonts w:ascii="Segoe UI Emoji" w:hAnsi="Segoe UI Emoji" w:cs="Segoe UI Emoji"/>
            </w:rPr>
          </w:rPrChange>
        </w:rPr>
        <w:pPrChange w:author="Rinse Cramer" w:date="2025-12-13T10:37:00Z" w16du:dateUtc="2025-12-13T09:37:00Z" w:id="300">
          <w:pPr>
            <w:pStyle w:val="Heading1"/>
          </w:pPr>
        </w:pPrChange>
      </w:pPr>
      <w:ins w:author="Rinse Cramer" w:date="2025-12-13T10:44:00Z" w16du:dateUtc="2025-12-13T09:44:00Z" w:id="301">
        <w:r>
          <w:t>1</w:t>
        </w:r>
      </w:ins>
      <w:ins w:author="Rinse Cramer" w:date="2025-12-13T10:45:00Z" w16du:dateUtc="2025-12-13T09:45:00Z" w:id="302">
        <w:r>
          <w:t>1</w:t>
        </w:r>
      </w:ins>
      <w:ins w:author="Rinse Cramer" w:date="2025-12-13T10:44:00Z" w16du:dateUtc="2025-12-13T09:44:00Z" w:id="303">
        <w:r>
          <w:t>. Naar volgende flowchartpagina navigeren</w:t>
        </w:r>
      </w:ins>
    </w:p>
    <w:p w:rsidR="00B6720F" w:rsidRDefault="003364CB" w14:paraId="2D2810A1" w14:textId="0E99614A">
      <w:pPr>
        <w:pPrChange w:author="Rinse Cramer" w:date="2025-11-03T23:33:00Z" w16du:dateUtc="2025-11-03T22:33:00Z" w:id="304">
          <w:pPr>
            <w:pStyle w:val="ListParagraph"/>
            <w:numPr>
              <w:numId w:val="31"/>
            </w:numPr>
            <w:ind w:hanging="360"/>
          </w:pPr>
        </w:pPrChange>
      </w:pPr>
      <w:ins w:author="Rinse Cramer" w:date="2025-11-03T23:33:00Z" w16du:dateUtc="2025-11-03T22:33:00Z" w:id="305">
        <w:r>
          <w:br w:type="page"/>
        </w:r>
      </w:ins>
    </w:p>
    <w:p w:rsidR="00B6720F" w:rsidDel="006D6DFE" w:rsidP="006D6DFE" w:rsidRDefault="00B6720F" w14:paraId="3B136CA2" w14:textId="3F684738">
      <w:pPr>
        <w:pStyle w:val="Heading1"/>
        <w:rPr>
          <w:del w:author="Rinse Cramer" w:date="2025-11-24T23:54:00Z" w16du:dateUtc="2025-11-24T22:54:00Z" w:id="306"/>
        </w:rPr>
      </w:pPr>
      <w:del w:author="Rinse Cramer" w:date="2025-11-24T23:54:00Z" w16du:dateUtc="2025-11-24T22:54:00Z" w:id="307">
        <w:r w:rsidDel="006D6DFE">
          <w:rPr>
            <w:rFonts w:ascii="Segoe UI Emoji" w:hAnsi="Segoe UI Emoji" w:cs="Segoe UI Emoji"/>
          </w:rPr>
          <w:lastRenderedPageBreak/>
          <w:delText>🫱🏻</w:delText>
        </w:r>
        <w:r w:rsidDel="006D6DFE">
          <w:delText>‍</w:delText>
        </w:r>
        <w:r w:rsidDel="006D6DFE">
          <w:rPr>
            <w:rFonts w:ascii="Segoe UI Emoji" w:hAnsi="Segoe UI Emoji" w:cs="Segoe UI Emoji"/>
          </w:rPr>
          <w:delText>🫲🏻</w:delText>
        </w:r>
        <w:r w:rsidDel="006D6DFE">
          <w:delText xml:space="preserve"> Review Analyse</w:delText>
        </w:r>
      </w:del>
    </w:p>
    <w:p w:rsidR="00B6720F" w:rsidDel="006D6DFE" w:rsidRDefault="00CF1D9E" w14:paraId="331E7C4C" w14:textId="3CD36EDC">
      <w:pPr>
        <w:pStyle w:val="Heading1"/>
        <w:rPr>
          <w:del w:author="Rinse Cramer" w:date="2025-11-24T23:54:00Z" w16du:dateUtc="2025-11-24T22:54:00Z" w:id="308"/>
        </w:rPr>
        <w:pPrChange w:author="Rinse Cramer" w:date="2025-11-24T23:54:00Z" w16du:dateUtc="2025-11-24T22:54:00Z" w:id="309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10">
        <w:r w:rsidDel="006D6DFE">
          <w:delText xml:space="preserve">A. </w:delText>
        </w:r>
        <w:r w:rsidRPr="00B6720F" w:rsidDel="006D6DFE" w:rsidR="00B6720F">
          <w:delText>Waarom heeft de opdrachtgever deze keuze gemaakt?</w:delText>
        </w:r>
      </w:del>
    </w:p>
    <w:p w:rsidR="00B6720F" w:rsidDel="006D6DFE" w:rsidRDefault="00CF1D9E" w14:paraId="5D30B661" w14:textId="50407467">
      <w:pPr>
        <w:pStyle w:val="Heading1"/>
        <w:rPr>
          <w:del w:author="Rinse Cramer" w:date="2025-11-24T23:54:00Z" w16du:dateUtc="2025-11-24T22:54:00Z" w:id="311"/>
        </w:rPr>
        <w:pPrChange w:author="Rinse Cramer" w:date="2025-11-24T23:54:00Z" w16du:dateUtc="2025-11-24T22:54:00Z" w:id="312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13">
        <w:r w:rsidDel="006D6DFE">
          <w:delText xml:space="preserve">B. </w:delText>
        </w:r>
        <w:r w:rsidRPr="00B6720F" w:rsidDel="006D6DFE" w:rsidR="00B6720F">
          <w:delText>Waarom is dit nodig?</w:delText>
        </w:r>
      </w:del>
    </w:p>
    <w:p w:rsidR="00B6720F" w:rsidDel="006D6DFE" w:rsidRDefault="00CF1D9E" w14:paraId="1FD6C4AB" w14:textId="0EC16CC4">
      <w:pPr>
        <w:pStyle w:val="Heading1"/>
        <w:rPr>
          <w:del w:author="Rinse Cramer" w:date="2025-11-24T23:54:00Z" w16du:dateUtc="2025-11-24T22:54:00Z" w:id="314"/>
        </w:rPr>
        <w:pPrChange w:author="Rinse Cramer" w:date="2025-11-24T23:54:00Z" w16du:dateUtc="2025-11-24T22:54:00Z" w:id="315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16">
        <w:r w:rsidDel="006D6DFE">
          <w:delText xml:space="preserve">C. </w:delText>
        </w:r>
        <w:r w:rsidRPr="00B6720F" w:rsidDel="006D6DFE" w:rsidR="00B6720F">
          <w:delText>Hoe werkt het?</w:delText>
        </w:r>
      </w:del>
    </w:p>
    <w:p w:rsidR="00B6720F" w:rsidDel="006D6DFE" w:rsidRDefault="00CF1D9E" w14:paraId="7517B1A1" w14:textId="09B1B5C1">
      <w:pPr>
        <w:pStyle w:val="Heading1"/>
        <w:rPr>
          <w:del w:author="Rinse Cramer" w:date="2025-11-24T23:54:00Z" w16du:dateUtc="2025-11-24T22:54:00Z" w:id="317"/>
        </w:rPr>
        <w:pPrChange w:author="Rinse Cramer" w:date="2025-11-24T23:54:00Z" w16du:dateUtc="2025-11-24T22:54:00Z" w:id="318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19">
        <w:r w:rsidDel="006D6DFE">
          <w:delText xml:space="preserve">D. </w:delText>
        </w:r>
        <w:r w:rsidRPr="00B6720F" w:rsidDel="006D6DFE" w:rsidR="00B6720F">
          <w:delText>Zijn de requirements opgeschreven?</w:delText>
        </w:r>
      </w:del>
    </w:p>
    <w:p w:rsidR="00B6720F" w:rsidDel="006D6DFE" w:rsidRDefault="00CF1D9E" w14:paraId="406FE434" w14:textId="4338EEB7">
      <w:pPr>
        <w:pStyle w:val="Heading1"/>
        <w:rPr>
          <w:del w:author="Rinse Cramer" w:date="2025-11-24T23:54:00Z" w16du:dateUtc="2025-11-24T22:54:00Z" w:id="320"/>
        </w:rPr>
        <w:pPrChange w:author="Rinse Cramer" w:date="2025-11-24T23:54:00Z" w16du:dateUtc="2025-11-24T22:54:00Z" w:id="321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22">
        <w:r w:rsidDel="006D6DFE">
          <w:delText xml:space="preserve">E. </w:delText>
        </w:r>
        <w:r w:rsidRPr="00B6720F" w:rsidDel="006D6DFE" w:rsidR="00B6720F">
          <w:delText>Bijzondere afhandelingen voor oudere systemen genoteerd?</w:delText>
        </w:r>
      </w:del>
    </w:p>
    <w:p w:rsidR="00B6720F" w:rsidDel="006D6DFE" w:rsidRDefault="00CF1D9E" w14:paraId="26A67ED3" w14:textId="7B809D9E">
      <w:pPr>
        <w:pStyle w:val="Heading1"/>
        <w:rPr>
          <w:del w:author="Rinse Cramer" w:date="2025-11-24T23:54:00Z" w16du:dateUtc="2025-11-24T22:54:00Z" w:id="323"/>
        </w:rPr>
        <w:pPrChange w:author="Rinse Cramer" w:date="2025-11-24T23:54:00Z" w16du:dateUtc="2025-11-24T22:54:00Z" w:id="324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25">
        <w:r w:rsidDel="006D6DFE">
          <w:delText xml:space="preserve">F. </w:delText>
        </w:r>
        <w:r w:rsidRPr="00B6720F" w:rsidDel="006D6DFE" w:rsidR="00B6720F">
          <w:delText>Is de implementatie altijd zo geweest?</w:delText>
        </w:r>
      </w:del>
    </w:p>
    <w:p w:rsidR="003B5BF5" w:rsidDel="006D6DFE" w:rsidRDefault="00CF1D9E" w14:paraId="2D7726D9" w14:textId="6CD6F77C">
      <w:pPr>
        <w:pStyle w:val="Heading1"/>
        <w:rPr>
          <w:del w:author="Rinse Cramer" w:date="2025-11-24T23:54:00Z" w16du:dateUtc="2025-11-24T22:54:00Z" w:id="326"/>
        </w:rPr>
        <w:pPrChange w:author="Rinse Cramer" w:date="2025-11-24T23:54:00Z" w16du:dateUtc="2025-11-24T22:54:00Z" w:id="327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28">
        <w:r w:rsidDel="006D6DFE">
          <w:delText xml:space="preserve">G. </w:delText>
        </w:r>
        <w:r w:rsidRPr="00B6720F" w:rsidDel="006D6DFE" w:rsidR="00B6720F">
          <w:delText>Is dit de meest eenvoudige oplossing?</w:delText>
        </w:r>
      </w:del>
    </w:p>
    <w:p w:rsidR="00B6720F" w:rsidDel="00C56BB9" w:rsidRDefault="00CF1D9E" w14:paraId="6B2033E5" w14:textId="17941BCA">
      <w:pPr>
        <w:pStyle w:val="Heading1"/>
        <w:rPr>
          <w:del w:author="Rinse Cramer" w:date="2025-11-04T23:08:00Z" w16du:dateUtc="2025-11-04T22:08:00Z" w:id="329"/>
        </w:rPr>
        <w:pPrChange w:author="Rinse Cramer" w:date="2025-11-24T23:54:00Z" w16du:dateUtc="2025-11-24T22:54:00Z" w:id="330">
          <w:pPr>
            <w:pStyle w:val="ListParagraph"/>
            <w:numPr>
              <w:numId w:val="32"/>
            </w:numPr>
            <w:ind w:hanging="360"/>
          </w:pPr>
        </w:pPrChange>
      </w:pPr>
      <w:del w:author="Rinse Cramer" w:date="2025-11-24T23:54:00Z" w16du:dateUtc="2025-11-24T22:54:00Z" w:id="331">
        <w:r w:rsidDel="006D6DFE">
          <w:delText xml:space="preserve">H. </w:delText>
        </w:r>
        <w:r w:rsidRPr="00B6720F" w:rsidDel="006D6DFE" w:rsidR="00B6720F">
          <w:delText>Verwachte effort schatting afgestemd?</w:delText>
        </w:r>
      </w:del>
    </w:p>
    <w:p w:rsidR="00B6720F" w:rsidP="00B6720F" w:rsidRDefault="00CF1D9E" w14:paraId="74E46AF4" w14:textId="56928E55">
      <w:pPr>
        <w:pStyle w:val="Heading1"/>
      </w:pPr>
      <w:del w:author="Rinse Cramer" w:date="2025-11-04T23:08:00Z" w16du:dateUtc="2025-11-04T22:08:00Z" w:id="332">
        <w:r w:rsidDel="00C56BB9">
          <w:delText xml:space="preserve">I. </w:delText>
        </w:r>
        <w:r w:rsidRPr="00B6720F" w:rsidDel="00C56BB9" w:rsidR="00B6720F">
          <w:delText>Geen expliciete toestemming voor volgende status? Terug naar begin analyse</w:delText>
        </w:r>
      </w:del>
      <w:r w:rsidR="00B6720F">
        <w:rPr>
          <w:rFonts w:ascii="Segoe UI Emoji" w:hAnsi="Segoe UI Emoji" w:cs="Segoe UI Emoji"/>
        </w:rPr>
        <w:t>✏️ 501. Status = ontwerp</w:t>
      </w:r>
      <w:r w:rsidR="00B6720F">
        <w:t xml:space="preserve"/>
      </w:r>
    </w:p>
    <w:p w:rsidR="00B6720F" w:rsidP="00E826E8" w:rsidRDefault="00CF1D9E" w14:paraId="65DAE5BF" w14:textId="4B89332A">
      <w:pPr>
        <w:pStyle w:val="ListParagraph"/>
        <w:numPr>
          <w:ilvl w:val="0"/>
          <w:numId w:val="33"/>
        </w:numPr>
        <w:pPrChange w:author="Rinse Cramer" w:date="2025-11-10T23:01:00Z" w16du:dateUtc="2025-11-10T22:01:00Z" w:id="333">
          <w:pPr>
            <w:pStyle w:val="ListParagraph"/>
            <w:numPr>
              <w:numId w:val="33"/>
            </w:numPr>
            <w:ind w:hanging="360"/>
          </w:pPr>
        </w:pPrChange>
      </w:pPr>
      <w:r>
        <w:t xml:space="preserve">✏️ 502. Start timer (ETC)</w:t>
      </w:r>
      <w:r w:rsidRPr="00B6720F" w:rsidR="00B6720F">
        <w:t/>
      </w:r>
      <w:del w:author="Rinse Cramer" w:date="2025-11-10T23:01:00Z" w16du:dateUtc="2025-11-10T22:01:00Z" w:id="334">
        <w:r w:rsidDel="009F3340">
          <w:delText xml:space="preserve">B. </w:delText>
        </w:r>
        <w:r w:rsidRPr="00B6720F" w:rsidDel="009F3340" w:rsidR="00B6720F">
          <w:delText>Referentie bepaald</w:delText>
        </w:r>
      </w:del>
    </w:p>
    <w:p w:rsidR="00B6720F" w:rsidP="00B6720F" w:rsidRDefault="009F3340" w14:paraId="51C769F4" w14:textId="22649ECF">
      <w:pPr>
        <w:pStyle w:val="ListParagraph"/>
        <w:numPr>
          <w:ilvl w:val="0"/>
          <w:numId w:val="33"/>
        </w:numPr>
      </w:pPr>
      <w:ins w:author="Rinse Cramer" w:date="2025-11-10T23:01:00Z" w16du:dateUtc="2025-11-10T22:01:00Z" w:id="335">
        <w:r>
          <w:t>✏️ 503. Analyse verwerken</w:t>
        </w:r>
      </w:ins>
      <w:del w:author="Rinse Cramer" w:date="2025-11-10T23:01:00Z" w16du:dateUtc="2025-11-10T22:01:00Z" w:id="336">
        <w:r w:rsidDel="009F3340" w:rsidR="00CF1D9E">
          <w:delText>C</w:delText>
        </w:r>
      </w:del>
      <w:r w:rsidR="00CF1D9E">
        <w:t xml:space="preserve"/>
      </w:r>
      <w:r w:rsidRPr="00B6720F" w:rsidR="00B6720F">
        <w:t/>
      </w:r>
    </w:p>
    <w:p w:rsidR="00B6720F" w:rsidP="00B6720F" w:rsidRDefault="009F3340" w14:paraId="40261E17" w14:textId="7CA41847">
      <w:pPr>
        <w:pStyle w:val="ListParagraph"/>
        <w:numPr>
          <w:ilvl w:val="0"/>
          <w:numId w:val="33"/>
        </w:numPr>
      </w:pPr>
      <w:ins w:author="Rinse Cramer" w:date="2025-11-10T23:01:00Z" w16du:dateUtc="2025-11-10T22:01:00Z" w:id="337">
        <w:r>
          <w:t>✏️ 504. Oplossing ontwerpen</w:t>
        </w:r>
      </w:ins>
      <w:del w:author="Rinse Cramer" w:date="2025-11-10T23:01:00Z" w16du:dateUtc="2025-11-10T22:01:00Z" w:id="338">
        <w:r w:rsidDel="009F3340" w:rsidR="00CF1D9E">
          <w:delText>D</w:delText>
        </w:r>
      </w:del>
      <w:r w:rsidR="00CF1D9E">
        <w:t xml:space="preserve"/>
      </w:r>
      <w:r w:rsidRPr="00B6720F" w:rsidR="00B6720F">
        <w:t/>
      </w:r>
    </w:p>
    <w:p w:rsidR="00B6720F" w:rsidP="00B6720F" w:rsidRDefault="009F3340" w14:paraId="7831D673" w14:textId="76432D6C">
      <w:pPr>
        <w:pStyle w:val="ListParagraph"/>
        <w:numPr>
          <w:ilvl w:val="0"/>
          <w:numId w:val="33"/>
        </w:numPr>
      </w:pPr>
      <w:ins w:author="Rinse Cramer" w:date="2025-11-10T23:01:00Z" w16du:dateUtc="2025-11-10T22:01:00Z" w:id="339">
        <w:r>
          <w:t>✏️ 505. Evalueer of de deliverables correct en volledig zijn afgerond</w:t>
        </w:r>
      </w:ins>
      <w:del w:author="Rinse Cramer" w:date="2025-11-10T23:01:00Z" w16du:dateUtc="2025-11-10T22:01:00Z" w:id="340">
        <w:r w:rsidDel="009F3340" w:rsidR="00F25BA8">
          <w:delText>E</w:delText>
        </w:r>
      </w:del>
      <w:r w:rsidR="00CF1D9E">
        <w:t xml:space="preserve"/>
      </w:r>
      <w:r w:rsidRPr="00B6720F" w:rsidR="00B6720F">
        <w:t/>
      </w:r>
    </w:p>
    <w:p w:rsidR="00B6720F" w:rsidP="002B1536" w:rsidRDefault="009F3340" w14:paraId="546514D8" w14:textId="7DC2C235">
      <w:pPr>
        <w:pStyle w:val="ListParagraph"/>
        <w:numPr>
          <w:ilvl w:val="0"/>
          <w:numId w:val="33"/>
        </w:numPr>
      </w:pPr>
      <w:ins w:author="Rinse Cramer" w:date="2025-11-10T23:01:00Z" w16du:dateUtc="2025-11-10T22:01:00Z" w:id="341">
        <w:r>
          <w:t>✏️ 506. Stop timer (ETC)</w:t>
        </w:r>
      </w:ins>
      <w:del w:author="Rinse Cramer" w:date="2025-11-10T23:01:00Z" w16du:dateUtc="2025-11-10T22:01:00Z" w:id="342">
        <w:r w:rsidDel="009F3340" w:rsidR="00F25BA8">
          <w:delText>F</w:delText>
        </w:r>
      </w:del>
      <w:r w:rsidR="00CF1D9E">
        <w:t xml:space="preserve"/>
      </w:r>
      <w:r w:rsidRPr="00B6720F" w:rsidR="00B6720F">
        <w:t/>
      </w:r>
      <w:del w:author="Rinse Cramer" w:date="2025-11-07T18:08:00Z" w16du:dateUtc="2025-11-07T17:08:00Z" w:id="343">
        <w:r w:rsidDel="00C1744D" w:rsidR="00F25BA8">
          <w:delText>G</w:delText>
        </w:r>
        <w:r w:rsidDel="00C1744D" w:rsidR="00CF1D9E">
          <w:delText xml:space="preserve">. </w:delText>
        </w:r>
        <w:r w:rsidRPr="00B6720F" w:rsidDel="00C1744D" w:rsidR="00B6720F">
          <w:delText>Actiepunten uit Excel verwerkt en Jira geüpdated</w:delText>
        </w:r>
      </w:del>
    </w:p>
    <w:p w:rsidR="002B1536" w:rsidP="002B1536" w:rsidRDefault="00BA33B0" w14:paraId="547E83D6" w14:textId="7613E549">
      <w:pPr>
        <w:pStyle w:val="ListParagraph"/>
        <w:numPr>
          <w:ilvl w:val="0"/>
          <w:numId w:val="33"/>
        </w:numPr>
        <w:rPr>
          <w:ins w:author="Rinse Cramer" w:date="2025-11-03T23:36:00Z" w16du:dateUtc="2025-11-03T22:36:00Z" w:id="344"/>
        </w:rPr>
      </w:pPr>
      <w:r>
        <w:t xml:space="preserve">✏️ 507. Bijzonderheden gezien?</w:t>
      </w:r>
      <w:r w:rsidR="001159C0">
        <w:t/>
      </w:r>
    </w:p>
    <w:p w:rsidR="006537F2" w:rsidRDefault="006537F2" w14:paraId="4C656CE5" w14:textId="4E0F73D8">
      <w:pPr>
        <w:pPrChange w:author="Rinse Cramer" w:date="2025-11-03T23:36:00Z" w16du:dateUtc="2025-11-03T22:36:00Z" w:id="345">
          <w:pPr>
            <w:pStyle w:val="ListParagraph"/>
            <w:numPr>
              <w:numId w:val="33"/>
            </w:numPr>
            <w:ind w:hanging="360"/>
          </w:pPr>
        </w:pPrChange>
      </w:pPr>
      <w:ins w:author="Rinse Cramer" w:date="2025-11-03T23:36:00Z" w16du:dateUtc="2025-11-03T22:36:00Z" w:id="346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editId="35017988" wp14:anchorId="41DBFA96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90170</wp:posOffset>
                  </wp:positionV>
                  <wp:extent cx="5472000" cy="0"/>
                  <wp:effectExtent l="0" t="0" r="0" b="0"/>
                  <wp:wrapNone/>
                  <wp:docPr id="361384653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47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Straight Connector 1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" from="14.2pt,7.1pt" to="445.05pt,7.1pt" w14:anchorId="2D3C1747">
                  <v:stroke joinstyle="miter"/>
                </v:line>
              </w:pict>
            </mc:Fallback>
          </mc:AlternateContent>
        </w:r>
      </w:ins>
    </w:p>
    <w:p w:rsidR="00B6720F" w:rsidP="00B6720F" w:rsidRDefault="00071F3A" w14:paraId="1C6AC0B8" w14:textId="4C3E7D7C">
      <w:pPr>
        <w:pStyle w:val="ListParagraph"/>
        <w:numPr>
          <w:ilvl w:val="0"/>
          <w:numId w:val="33"/>
        </w:numPr>
      </w:pPr>
      <w:r>
        <w:t>✏️ 508. Na 2/3 ETC Na 100% ETC Na 150% ETC</w:t>
      </w:r>
      <w:del w:author="Rinse Cramer" w:date="2025-11-07T18:09:00Z" w16du:dateUtc="2025-11-07T17:09:00Z" w:id="347">
        <w:r w:rsidDel="00C1744D" w:rsidR="00F25BA8">
          <w:delText>H</w:delText>
        </w:r>
      </w:del>
      <w:r w:rsidR="00F25BA8">
        <w:t/>
      </w:r>
      <w:r w:rsidR="00CF1D9E">
        <w:t xml:space="preserve"/>
      </w:r>
      <w:r w:rsidRPr="00B6720F" w:rsidR="00B6720F">
        <w:t/>
      </w:r>
    </w:p>
    <w:p w:rsidR="00B6720F" w:rsidP="00B6720F" w:rsidRDefault="00CF1D9E" w14:paraId="4A3ABF39" w14:textId="3F3785BD">
      <w:pPr>
        <w:pStyle w:val="ListParagraph"/>
        <w:numPr>
          <w:ilvl w:val="0"/>
          <w:numId w:val="33"/>
        </w:numPr>
      </w:pPr>
      <w:r>
        <w:t xml:space="preserve">✏️ 509. Start timer (1 min)</w:t>
      </w:r>
      <w:r w:rsidRPr="00B6720F" w:rsidR="00B6720F">
        <w:t/>
      </w:r>
    </w:p>
    <w:p w:rsidR="00B6720F" w:rsidP="00B6720F" w:rsidRDefault="00CF1D9E" w14:paraId="1875F2C2" w14:textId="4E9E60D0">
      <w:pPr>
        <w:pStyle w:val="ListParagraph"/>
        <w:numPr>
          <w:ilvl w:val="0"/>
          <w:numId w:val="33"/>
        </w:numPr>
      </w:pPr>
      <w:r>
        <w:t xml:space="preserve">✏️ 510. Hoe lang denk je nog nodig te hebben?</w:t>
      </w:r>
      <w:r w:rsidRPr="00B6720F" w:rsidR="00B6720F">
        <w:t/>
      </w:r>
    </w:p>
    <w:p w:rsidR="00B6720F" w:rsidP="00B6720F" w:rsidRDefault="00F9487F" w14:paraId="1DF1608D" w14:textId="06278880">
      <w:pPr>
        <w:pStyle w:val="ListParagraph"/>
        <w:numPr>
          <w:ilvl w:val="0"/>
          <w:numId w:val="33"/>
        </w:numPr>
      </w:pPr>
      <w:r>
        <w:t>✏️ 512. Haal ik het?</w:t>
      </w:r>
      <w:del w:author="Rinse Cramer" w:date="2025-11-07T18:09:00Z" w16du:dateUtc="2025-11-07T17:09:00Z" w:id="348">
        <w:r w:rsidDel="00C1744D" w:rsidR="00F25BA8">
          <w:delText>I</w:delText>
        </w:r>
      </w:del>
      <w:r w:rsidR="00CF1D9E">
        <w:t xml:space="preserve"/>
      </w:r>
      <w:r w:rsidRPr="00B6720F" w:rsidR="00B6720F">
        <w:t/>
      </w:r>
    </w:p>
    <w:p w:rsidR="00B6720F" w:rsidP="00B6720F" w:rsidRDefault="00CF1D9E" w14:paraId="6F4A0EBD" w14:textId="349027EC">
      <w:pPr>
        <w:pStyle w:val="ListParagraph"/>
        <w:numPr>
          <w:ilvl w:val="0"/>
          <w:numId w:val="33"/>
        </w:numPr>
      </w:pPr>
      <w:r>
        <w:t xml:space="preserve">✏️ 513. Hoe heeft het zo lang kunnen duren?</w:t>
      </w:r>
      <w:r w:rsidRPr="00B6720F" w:rsidR="00B6720F">
        <w:t/>
      </w:r>
    </w:p>
    <w:p w:rsidR="00B6720F" w:rsidP="00B6720F" w:rsidRDefault="00CF1D9E" w14:paraId="44BBC674" w14:textId="58406012">
      <w:pPr>
        <w:pStyle w:val="ListParagraph"/>
        <w:numPr>
          <w:ilvl w:val="0"/>
          <w:numId w:val="33"/>
        </w:numPr>
        <w:rPr>
          <w:ins w:author="Rinse Cramer" w:date="2025-11-24T23:59:00Z" w16du:dateUtc="2025-11-24T22:59:00Z" w:id="349"/>
        </w:rPr>
      </w:pPr>
      <w:r>
        <w:t xml:space="preserve">✏️ 514. Stop timer (4 min)</w:t>
      </w:r>
      <w:r w:rsidRPr="00B6720F" w:rsidR="00B6720F">
        <w:t/>
      </w:r>
    </w:p>
    <w:p w:rsidR="00E33CBC" w:rsidP="00B6720F" w:rsidRDefault="00984A17" w14:paraId="2866696F" w14:textId="05BDE8D3">
      <w:pPr>
        <w:pStyle w:val="ListParagraph"/>
        <w:numPr>
          <w:ilvl w:val="0"/>
          <w:numId w:val="33"/>
        </w:numPr>
      </w:pPr>
      <w:ins w:author="Rinse Cramer" w:date="2025-11-24T23:59:00Z" w16du:dateUtc="2025-11-24T22:59:00Z" w:id="350">
        <w:r>
          <w:t>✏️ 515. Significant inzicht gekregen</w:t>
        </w:r>
      </w:ins>
    </w:p>
    <w:p w:rsidR="00E33CBC" w:rsidRDefault="00E33CBC" w14:paraId="61998E23" w14:textId="77777777">
      <w:r>
        <w:br w:type="page"/>
      </w:r>
    </w:p>
    <w:p w:rsidRPr="00F531D8" w:rsidR="00E33CBC" w:rsidP="00E33CBC" w:rsidRDefault="00E33CBC" w14:paraId="37A8C6CC" w14:textId="12102690">
      <w:pPr>
        <w:pStyle w:val="Heading1"/>
        <w:rPr>
          <w:ins w:author="Rinse Cramer" w:date="2025-12-13T10:33:00Z" w16du:dateUtc="2025-12-13T09:33:00Z" w:id="351"/>
          <w:rFonts w:cs="Segoe UI Emoji"/>
          <w:lang w:val="en-US"/>
        </w:rPr>
      </w:pPr>
      <w:del w:author="Rinse Cramer" w:date="2025-11-24T23:53:00Z" w16du:dateUtc="2025-11-24T22:53:00Z" w:id="352">
        <w:r w:rsidRPr="00E33CBC" w:rsidDel="00D627ED">
          <w:rPr>
            <w:b/>
            <w:bCs/>
            <w:lang w:val="en-US"/>
          </w:rPr>
          <w:lastRenderedPageBreak/>
          <w:delText>e. Oplossingsrichting (bij feat</w:delText>
        </w:r>
      </w:del>
      <w:r w:rsidRPr="00D40F9E">
        <w:rPr>
          <w:rFonts w:ascii="Segoe UI Emoji" w:hAnsi="Segoe UI Emoji" w:cs="Segoe UI Emoji"/>
          <w:b/>
          <w:bCs/>
          <w:lang w:val="en-US"/>
        </w:rPr>
        <w:t>🫱🏻‍🫲🏻 601. Status = review ontwerp</w:t>
      </w:r>
      <w:r w:rsidRPr="00D40F9E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/>
          </mc:Fallback>
        </mc:AlternateContent>
      </w:r>
      <w:r w:rsidRPr="00D40F9E">
        <w:rPr>
          <w:rFonts w:ascii="Segoe UI Emoji" w:hAnsi="Segoe UI Emoji" w:cs="Segoe UI Emoji"/>
          <w:b/>
          <w:bCs/>
          <w:lang w:val="en-US"/>
        </w:rPr>
        <w:t/>
      </w:r>
      <w:r w:rsidRPr="00D40F9E">
        <w:rPr>
          <mc:AlternateContent>
            <mc:Choice Requires="w16se">
              <w:rFonts w:cs="Segoe UI Emoji"/>
            </mc:Choice>
            <mc:Fallback>
              <w:rFonts w:ascii="Segoe UI Emoji" w:hAnsi="Segoe UI Emoji" w:eastAsia="Segoe UI Emoji" w:cs="Segoe UI Emoji"/>
            </mc:Fallback>
          </mc:AlternateContent>
          <w:b/>
          <w:bCs/>
          <w:lang w:val="en-US"/>
        </w:rPr>
        <mc:AlternateContent>
          <mc:Choice Requires="w16se">
            <w16se:symEx w16se:font="Segoe UI Emoji" w16se:char="1F3FB"/>
          </mc:Choice>
          <mc:Fallback>
            <w:t/>
          </mc:Fallback>
        </mc:AlternateContent>
      </w:r>
      <w:ins w:author="Rinse Cramer" w:date="2025-12-13T10:31:00Z" w16du:dateUtc="2025-12-13T09:31:00Z" w:id="353">
        <w:r w:rsidRPr="00F531D8">
          <w:rPr>
            <w:rFonts w:cs="Segoe UI Emoji"/>
            <w:lang w:val="en-US"/>
            <w:rPrChange w:author="Rinse Cramer" w:date="2025-12-13T10:32:00Z" w16du:dateUtc="2025-12-13T09:32:00Z" w:id="354">
              <w:rPr>
                <w:rFonts w:ascii="Segoe UI Emoji" w:hAnsi="Segoe UI Emoji" w:cs="Segoe UI Emoji"/>
              </w:rPr>
            </w:rPrChange>
          </w:rPr>
          <w:t xml:space="preserve"/>
        </w:r>
        <w:r w:rsidRPr="00F531D8">
          <w:rPr>
            <w:rFonts w:cs="Segoe UI Emoji"/>
            <w:lang w:val="en-US"/>
            <w:rPrChange w:author="Rinse Cramer" w:date="2025-12-13T10:32:00Z" w16du:dateUtc="2025-12-13T09:32:00Z" w:id="355">
              <w:rPr>
                <w:rFonts w:ascii="Segoe UI Emoji" w:hAnsi="Segoe UI Emoji" w:cs="Segoe UI Emoji"/>
                <w:lang w:val="en-US"/>
              </w:rPr>
            </w:rPrChange>
          </w:rPr>
          <w:t xml:space="preserve"/>
        </w:r>
      </w:ins>
      <w:r>
        <w:rPr>
          <w:rFonts w:cs="Segoe UI Emoji"/>
          <w:lang w:val="en-US"/>
        </w:rPr>
        <w:t/>
      </w:r>
    </w:p>
    <w:p w:rsidR="00E33CBC" w:rsidP="00E33CBC" w:rsidRDefault="00E33CBC" w14:paraId="60DF4B30" w14:textId="77777777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356"/>
        </w:rPr>
      </w:pPr>
      <w:ins w:author="Rinse Cramer" w:date="2025-12-13T10:33:00Z" w16du:dateUtc="2025-12-13T09:33:00Z" w:id="357">
        <w:r>
          <w:t>1. Jira-uitvoerder is medewerker</w:t>
        </w:r>
      </w:ins>
    </w:p>
    <w:p w:rsidR="00E33CBC" w:rsidP="00E33CBC" w:rsidRDefault="00E33CBC" w14:paraId="71544A6C" w14:textId="1F1CEFC6">
      <w:pPr>
        <w:pStyle w:val="ListParagraph"/>
        <w:numPr>
          <w:ilvl w:val="0"/>
          <w:numId w:val="41"/>
        </w:numPr>
        <w:rPr>
          <w:ins w:author="Rinse Cramer" w:date="2025-12-13T10:33:00Z" w16du:dateUtc="2025-12-13T09:33:00Z" w:id="358"/>
        </w:rPr>
      </w:pPr>
      <w:ins w:author="Rinse Cramer" w:date="2025-12-13T10:33:00Z" w16du:dateUtc="2025-12-13T09:33:00Z" w:id="359">
        <w:r>
          <w:t xml:space="preserve">2. Jira-status is </w:t>
        </w:r>
      </w:ins>
      <w:r w:rsidR="00652A12">
        <w:t>Ontwerp</w:t>
      </w:r>
    </w:p>
    <w:p w:rsidRPr="00652A12" w:rsidR="00E33CBC" w:rsidP="00E33CBC" w:rsidRDefault="00E33CBC" w14:paraId="49B81735" w14:textId="5723B9CA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360"/>
          <w:lang w:val="en-US"/>
        </w:rPr>
      </w:pPr>
      <w:ins w:author="Rinse Cramer" w:date="2025-12-13T10:33:00Z" w16du:dateUtc="2025-12-13T09:33:00Z" w:id="361">
        <w:r w:rsidRPr="00652A12">
          <w:rPr>
            <w:lang w:val="en-US"/>
          </w:rPr>
          <w:t xml:space="preserve">3. </w:t>
        </w:r>
      </w:ins>
      <w:ins w:author="Rinse Cramer" w:date="2025-12-13T10:34:00Z" w16du:dateUtc="2025-12-13T09:34:00Z" w:id="362">
        <w:r w:rsidRPr="00652A12">
          <w:rPr>
            <w:lang w:val="en-US"/>
          </w:rPr>
          <w:t xml:space="preserve">Jira-status wordt Review </w:t>
        </w:r>
      </w:ins>
      <w:r w:rsidRPr="00652A12" w:rsidR="00652A12">
        <w:rPr>
          <w:lang w:val="en-US"/>
        </w:rPr>
        <w:t>o</w:t>
      </w:r>
      <w:r w:rsidR="00652A12">
        <w:rPr>
          <w:lang w:val="en-US"/>
        </w:rPr>
        <w:t>ntwerp</w:t>
      </w:r>
    </w:p>
    <w:p w:rsidRPr="00773C47" w:rsidR="00E33CBC" w:rsidP="00E33CBC" w:rsidRDefault="00E33CBC" w14:paraId="365F1D67" w14:textId="77777777">
      <w:pPr>
        <w:pStyle w:val="Heading1"/>
        <w:rPr>
          <w:ins w:author="Rinse Cramer" w:date="2025-12-13T10:34:00Z" w16du:dateUtc="2025-12-13T09:34:00Z" w:id="363"/>
          <w:rFonts w:cs="Segoe UI Emoji"/>
        </w:rPr>
      </w:pPr>
      <w:ins w:author="Rinse Cramer" w:date="2025-12-13T10:34:00Z" w16du:dateUtc="2025-12-13T09:34:00Z" w:id="364">
        <w:r w:rsidRPr="00E33CBC">
          <w:rPr>
            <w:rFonts w:ascii="Segoe UI Emoji" w:hAnsi="Segoe UI Emoji" w:cs="Segoe UI Emoji"/>
            <w:b/>
            <w:bCs/>
          </w:rPr>
          <w:t>🫱🏻‍🫲🏻 602. Is de baas aanwezig?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</w:ins>
      <w:ins w:author="Rinse Cramer" w:date="2025-12-13T10:35:00Z" w16du:dateUtc="2025-12-13T09:35:00Z" w:id="365">
        <w:r w:rsidRPr="00773C47">
          <w:rPr>
            <w:rFonts w:cs="Segoe UI Emoji"/>
            <w:rPrChange w:author="Rinse Cramer" w:date="2025-12-13T10:35:00Z" w16du:dateUtc="2025-12-13T09:35:00Z" w:id="366">
              <w:rPr>
                <w:rFonts w:cs="Segoe UI Emoji"/>
                <w:lang w:val="en-US"/>
              </w:rPr>
            </w:rPrChange>
          </w:rPr>
          <w:t/>
        </w:r>
      </w:ins>
    </w:p>
    <w:p w:rsidR="00E33CBC" w:rsidP="00E33CBC" w:rsidRDefault="00E33CBC" w14:paraId="79F7C764" w14:textId="77777777">
      <w:pPr>
        <w:pStyle w:val="ListParagraph"/>
        <w:numPr>
          <w:ilvl w:val="0"/>
          <w:numId w:val="41"/>
        </w:numPr>
        <w:rPr>
          <w:ins w:author="Rinse Cramer" w:date="2025-12-13T10:34:00Z" w16du:dateUtc="2025-12-13T09:34:00Z" w:id="367"/>
        </w:rPr>
      </w:pPr>
      <w:ins w:author="Rinse Cramer" w:date="2025-12-13T10:43:00Z" w16du:dateUtc="2025-12-13T09:43:00Z" w:id="368">
        <w:r>
          <w:t>4</w:t>
        </w:r>
      </w:ins>
      <w:ins w:author="Rinse Cramer" w:date="2025-12-13T10:34:00Z" w16du:dateUtc="2025-12-13T09:34:00Z" w:id="369">
        <w:r>
          <w:t xml:space="preserve">. </w:t>
        </w:r>
      </w:ins>
      <w:ins w:author="Rinse Cramer" w:date="2025-12-13T10:35:00Z" w16du:dateUtc="2025-12-13T09:35:00Z" w:id="370">
        <w:r>
          <w:t>Baas</w:t>
        </w:r>
      </w:ins>
      <w:ins w:author="Rinse Cramer" w:date="2025-12-13T10:34:00Z" w16du:dateUtc="2025-12-13T09:34:00Z" w:id="371">
        <w:r>
          <w:t xml:space="preserve"> is </w:t>
        </w:r>
      </w:ins>
      <w:ins w:author="Rinse Cramer" w:date="2025-12-13T10:35:00Z" w16du:dateUtc="2025-12-13T09:35:00Z" w:id="372">
        <w:r>
          <w:t>mondeling beschikbaar</w:t>
        </w:r>
      </w:ins>
      <w:ins w:author="Rinse Cramer" w:date="2025-12-13T10:36:00Z" w16du:dateUtc="2025-12-13T09:36:00Z" w:id="373">
        <w:r>
          <w:t>?</w:t>
        </w:r>
      </w:ins>
    </w:p>
    <w:p w:rsidRPr="00773C47" w:rsidR="00E33CBC" w:rsidP="00E33CBC" w:rsidRDefault="00E33CBC" w14:paraId="31A93267" w14:textId="77777777">
      <w:pPr>
        <w:pStyle w:val="Heading1"/>
        <w:rPr>
          <w:ins w:author="Rinse Cramer" w:date="2025-12-13T10:38:00Z" w16du:dateUtc="2025-12-13T09:38:00Z" w:id="374"/>
          <w:rFonts w:cs="Segoe UI Emoji"/>
        </w:rPr>
      </w:pPr>
      <w:ins w:author="Rinse Cramer" w:date="2025-12-13T10:38:00Z" w16du:dateUtc="2025-12-13T09:38:00Z" w:id="375">
        <w:r w:rsidRPr="00E33CBC">
          <w:rPr>
            <w:rFonts w:ascii="Segoe UI Emoji" w:hAnsi="Segoe UI Emoji" w:cs="Segoe UI Emoji"/>
            <w:b/>
            <w:bCs/>
          </w:rPr>
          <w:t>🫱🏻‍🫲🏻 602F. Meteen meldplicht wanneer de baas aanwezig is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="00E33CBC" w:rsidP="00E33CBC" w:rsidRDefault="00E33CBC" w14:paraId="42FF62A0" w14:textId="77777777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376"/>
        </w:rPr>
      </w:pPr>
      <w:ins w:author="Rinse Cramer" w:date="2025-12-13T10:43:00Z" w16du:dateUtc="2025-12-13T09:43:00Z" w:id="377">
        <w:r>
          <w:t>5</w:t>
        </w:r>
      </w:ins>
      <w:ins w:author="Rinse Cramer" w:date="2025-12-13T10:38:00Z" w16du:dateUtc="2025-12-13T09:38:00Z" w:id="378">
        <w:r>
          <w:t>. Baas is schriftelijk beschikbaar</w:t>
        </w:r>
      </w:ins>
    </w:p>
    <w:p w:rsidR="00E33CBC" w:rsidP="00E33CBC" w:rsidRDefault="00E33CBC" w14:paraId="5A77595C" w14:textId="77777777">
      <w:pPr>
        <w:pStyle w:val="ListParagraph"/>
        <w:numPr>
          <w:ilvl w:val="0"/>
          <w:numId w:val="41"/>
        </w:numPr>
        <w:rPr>
          <w:ins w:author="Rinse Cramer" w:date="2025-12-13T10:39:00Z" w16du:dateUtc="2025-12-13T09:39:00Z" w:id="379"/>
        </w:rPr>
      </w:pPr>
      <w:ins w:author="Rinse Cramer" w:date="2025-12-13T10:44:00Z" w16du:dateUtc="2025-12-13T09:44:00Z" w:id="380">
        <w:r>
          <w:t>6</w:t>
        </w:r>
      </w:ins>
      <w:ins w:author="Rinse Cramer" w:date="2025-12-13T10:38:00Z" w16du:dateUtc="2025-12-13T09:38:00Z" w:id="381">
        <w:r>
          <w:t>. Aa</w:t>
        </w:r>
      </w:ins>
      <w:ins w:author="Rinse Cramer" w:date="2025-12-13T10:39:00Z" w16du:dateUtc="2025-12-13T09:39:00Z" w:id="382">
        <w:r>
          <w:t>nwezigheid monitoren</w:t>
        </w:r>
      </w:ins>
    </w:p>
    <w:p w:rsidRPr="00773C47" w:rsidR="00E33CBC" w:rsidP="00E33CBC" w:rsidRDefault="00E33CBC" w14:paraId="2FABF1F8" w14:textId="77777777">
      <w:pPr>
        <w:pStyle w:val="Heading1"/>
        <w:rPr>
          <w:ins w:author="Rinse Cramer" w:date="2025-12-13T10:39:00Z" w16du:dateUtc="2025-12-13T09:39:00Z" w:id="383"/>
          <w:rFonts w:cs="Segoe UI Emoji"/>
        </w:rPr>
      </w:pPr>
      <w:ins w:author="Rinse Cramer" w:date="2025-12-13T10:39:00Z" w16du:dateUtc="2025-12-13T09:39:00Z" w:id="384">
        <w:r w:rsidRPr="00E33CBC">
          <w:rPr>
            <w:rFonts w:ascii="Segoe UI Emoji" w:hAnsi="Segoe UI Emoji" w:cs="Segoe UI Emoji"/>
            <w:b/>
            <w:bCs/>
          </w:rPr>
          <w:t>🫱🏻‍🫲🏻 602T. Na dat de baas weer aanwezig is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="00E33CBC" w:rsidP="00E33CBC" w:rsidRDefault="00E33CBC" w14:paraId="726E7EDF" w14:textId="77777777">
      <w:pPr>
        <w:pStyle w:val="ListParagraph"/>
        <w:numPr>
          <w:ilvl w:val="0"/>
          <w:numId w:val="41"/>
        </w:numPr>
        <w:rPr>
          <w:ins w:author="Rinse Cramer" w:date="2025-12-13T10:38:00Z" w16du:dateUtc="2025-12-13T09:38:00Z" w:id="385"/>
        </w:rPr>
      </w:pPr>
      <w:ins w:author="Rinse Cramer" w:date="2025-12-13T10:44:00Z" w16du:dateUtc="2025-12-13T09:44:00Z" w:id="386">
        <w:r>
          <w:t>7</w:t>
        </w:r>
      </w:ins>
      <w:ins w:author="Rinse Cramer" w:date="2025-12-13T10:39:00Z" w16du:dateUtc="2025-12-13T09:39:00Z" w:id="387">
        <w:r>
          <w:t xml:space="preserve">. Baas is </w:t>
        </w:r>
      </w:ins>
      <w:ins w:author="Rinse Cramer" w:date="2025-12-13T10:40:00Z" w16du:dateUtc="2025-12-13T09:40:00Z" w:id="388">
        <w:r>
          <w:t>mondeling</w:t>
        </w:r>
      </w:ins>
      <w:ins w:author="Rinse Cramer" w:date="2025-12-13T10:39:00Z" w16du:dateUtc="2025-12-13T09:39:00Z" w:id="389">
        <w:r>
          <w:t xml:space="preserve"> beschikbaar</w:t>
        </w:r>
      </w:ins>
    </w:p>
    <w:p w:rsidRPr="00773C47" w:rsidR="00E33CBC" w:rsidP="00E33CBC" w:rsidRDefault="00E33CBC" w14:paraId="140631AB" w14:textId="6405EDC1">
      <w:pPr>
        <w:pStyle w:val="Heading1"/>
        <w:rPr>
          <w:ins w:author="Rinse Cramer" w:date="2025-12-13T10:40:00Z" w16du:dateUtc="2025-12-13T09:40:00Z" w:id="390"/>
          <w:rFonts w:cs="Segoe UI Emoji"/>
        </w:rPr>
      </w:pPr>
      <w:ins w:author="Rinse Cramer" w:date="2025-12-13T10:40:00Z" w16du:dateUtc="2025-12-13T09:40:00Z" w:id="391">
        <w:r w:rsidRPr="00E33CBC">
          <w:rPr>
            <w:rFonts w:ascii="Segoe UI Emoji" w:hAnsi="Segoe UI Emoji" w:cs="Segoe UI Emoji"/>
            <w:b/>
            <w:bCs/>
          </w:rPr>
          <w:t>🫱🏻‍🫲🏻 604. Overleg resultaten voor goedkeuring vervolg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</w:ins>
      <w:r w:rsidR="005716C5">
        <w:rPr>
          <w:rFonts w:cs="Segoe UI Emoji"/>
        </w:rPr>
        <w:t/>
      </w:r>
    </w:p>
    <w:p w:rsidR="00E33CBC" w:rsidP="00E33CBC" w:rsidRDefault="00E33CBC" w14:paraId="4CAC1BF3" w14:textId="38700E52">
      <w:pPr>
        <w:pStyle w:val="ListParagraph"/>
        <w:numPr>
          <w:ilvl w:val="0"/>
          <w:numId w:val="41"/>
        </w:numPr>
        <w:rPr>
          <w:ins w:author="Rinse Cramer" w:date="2025-12-13T10:40:00Z" w16du:dateUtc="2025-12-13T09:40:00Z" w:id="392"/>
        </w:rPr>
      </w:pPr>
      <w:ins w:author="Rinse Cramer" w:date="2025-12-13T10:44:00Z" w16du:dateUtc="2025-12-13T09:44:00Z" w:id="393">
        <w:r>
          <w:t>8</w:t>
        </w:r>
      </w:ins>
      <w:ins w:author="Rinse Cramer" w:date="2025-12-13T10:40:00Z" w16du:dateUtc="2025-12-13T09:40:00Z" w:id="394">
        <w:r>
          <w:t xml:space="preserve">. </w:t>
        </w:r>
      </w:ins>
      <w:r w:rsidR="00C3443E">
        <w:t xml:space="preserve">Ik </w:t>
      </w:r>
      <w:r w:rsidR="00586C74">
        <w:t>mail</w:t>
      </w:r>
      <w:r w:rsidR="00C3443E">
        <w:t xml:space="preserve"> </w:t>
      </w:r>
      <w:r w:rsidR="00586C74">
        <w:t>naar</w:t>
      </w:r>
      <w:r w:rsidR="00C3443E">
        <w:t xml:space="preserve"> baas</w:t>
      </w:r>
    </w:p>
    <w:p w:rsidRPr="00773C47" w:rsidR="00E33CBC" w:rsidP="00E33CBC" w:rsidRDefault="00E33CBC" w14:paraId="01B92747" w14:textId="77777777">
      <w:pPr>
        <w:pStyle w:val="Heading1"/>
        <w:rPr>
          <w:ins w:author="Rinse Cramer" w:date="2025-12-13T10:41:00Z" w16du:dateUtc="2025-12-13T09:41:00Z" w:id="395"/>
          <w:rFonts w:cs="Segoe UI Emoji"/>
        </w:rPr>
      </w:pPr>
      <w:ins w:author="Rinse Cramer" w:date="2025-12-13T10:41:00Z" w16du:dateUtc="2025-12-13T09:41:00Z" w:id="396">
        <w:r w:rsidRPr="00E33CBC">
          <w:rPr>
            <w:rFonts w:ascii="Segoe UI Emoji" w:hAnsi="Segoe UI Emoji" w:cs="Segoe UI Emoji"/>
            <w:b/>
            <w:bCs/>
          </w:rPr>
          <w:t>🫱🏻‍🫲🏻 606. Goedkeuring?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="00E33CBC" w:rsidP="00E33CBC" w:rsidRDefault="00E33CBC" w14:paraId="372474C8" w14:textId="77777777">
      <w:pPr>
        <w:pStyle w:val="ListParagraph"/>
        <w:numPr>
          <w:ilvl w:val="0"/>
          <w:numId w:val="41"/>
        </w:numPr>
        <w:rPr>
          <w:ins w:author="Rinse Cramer" w:date="2025-12-13T10:41:00Z" w16du:dateUtc="2025-12-13T09:41:00Z" w:id="397"/>
        </w:rPr>
      </w:pPr>
      <w:ins w:author="Rinse Cramer" w:date="2025-12-13T10:44:00Z" w16du:dateUtc="2025-12-13T09:44:00Z" w:id="398">
        <w:r>
          <w:t>9</w:t>
        </w:r>
      </w:ins>
      <w:ins w:author="Rinse Cramer" w:date="2025-12-13T10:41:00Z" w16du:dateUtc="2025-12-13T09:41:00Z" w:id="399">
        <w:r>
          <w:t xml:space="preserve">. </w:t>
        </w:r>
      </w:ins>
      <w:ins w:author="Rinse Cramer" w:date="2025-12-13T10:42:00Z" w16du:dateUtc="2025-12-13T09:42:00Z" w:id="400">
        <w:r>
          <w:t>R</w:t>
        </w:r>
      </w:ins>
      <w:ins w:author="Rinse Cramer" w:date="2025-12-13T10:41:00Z" w16du:dateUtc="2025-12-13T09:41:00Z" w:id="401">
        <w:r>
          <w:t xml:space="preserve">esultaten </w:t>
        </w:r>
      </w:ins>
      <w:ins w:author="Rinse Cramer" w:date="2025-12-13T10:42:00Z" w16du:dateUtc="2025-12-13T09:42:00Z" w:id="402">
        <w:r>
          <w:t>zijn goedgekeurd?</w:t>
        </w:r>
      </w:ins>
    </w:p>
    <w:p w:rsidRPr="00773C47" w:rsidR="00E33CBC" w:rsidP="00E33CBC" w:rsidRDefault="00E33CBC" w14:paraId="0CA0FA06" w14:textId="77777777">
      <w:pPr>
        <w:pStyle w:val="Heading1"/>
        <w:rPr>
          <w:ins w:author="Rinse Cramer" w:date="2025-12-13T10:42:00Z" w16du:dateUtc="2025-12-13T09:42:00Z" w:id="403"/>
          <w:rFonts w:cs="Segoe UI Emoji"/>
        </w:rPr>
      </w:pPr>
      <w:ins w:author="Rinse Cramer" w:date="2025-12-13T10:42:00Z" w16du:dateUtc="2025-12-13T09:42:00Z" w:id="404">
        <w:r w:rsidRPr="00E33CBC">
          <w:rPr>
            <w:rFonts w:ascii="Segoe UI Emoji" w:hAnsi="Segoe UI Emoji" w:cs="Segoe UI Emoji"/>
            <w:b/>
            <w:bCs/>
          </w:rPr>
          <w:t>🫱🏻‍🫲🏻 606F. De baas bepaald volgende status en verifieert effort per resterende fase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</w:ins>
    </w:p>
    <w:p w:rsidR="00E33CBC" w:rsidP="00E33CBC" w:rsidRDefault="00E33CBC" w14:paraId="16A468BC" w14:textId="77777777">
      <w:pPr>
        <w:pStyle w:val="ListParagraph"/>
        <w:numPr>
          <w:ilvl w:val="0"/>
          <w:numId w:val="41"/>
        </w:numPr>
        <w:rPr>
          <w:ins w:author="Rinse Cramer" w:date="2025-12-13T10:42:00Z" w16du:dateUtc="2025-12-13T09:42:00Z" w:id="405"/>
        </w:rPr>
      </w:pPr>
      <w:ins w:author="Rinse Cramer" w:date="2025-12-13T10:43:00Z" w16du:dateUtc="2025-12-13T09:43:00Z" w:id="406">
        <w:r>
          <w:t>1</w:t>
        </w:r>
      </w:ins>
      <w:ins w:author="Rinse Cramer" w:date="2025-12-13T10:44:00Z" w16du:dateUtc="2025-12-13T09:44:00Z" w:id="407">
        <w:r>
          <w:t>0</w:t>
        </w:r>
      </w:ins>
      <w:ins w:author="Rinse Cramer" w:date="2025-12-13T10:42:00Z" w16du:dateUtc="2025-12-13T09:42:00Z" w:id="408">
        <w:r>
          <w:t xml:space="preserve">. </w:t>
        </w:r>
      </w:ins>
      <w:ins w:author="Rinse Cramer" w:date="2025-12-13T10:45:00Z" w16du:dateUtc="2025-12-13T09:45:00Z" w:id="409">
        <w:r>
          <w:t>Terug n</w:t>
        </w:r>
      </w:ins>
      <w:ins w:author="Rinse Cramer" w:date="2025-12-13T10:43:00Z" w16du:dateUtc="2025-12-13T09:43:00Z" w:id="410">
        <w:r>
          <w:t xml:space="preserve">aar </w:t>
        </w:r>
      </w:ins>
      <w:ins w:author="Rinse Cramer" w:date="2025-12-13T10:45:00Z" w16du:dateUtc="2025-12-13T09:45:00Z" w:id="411">
        <w:r>
          <w:t>vorige</w:t>
        </w:r>
      </w:ins>
      <w:ins w:author="Rinse Cramer" w:date="2025-12-13T10:43:00Z" w16du:dateUtc="2025-12-13T09:43:00Z" w:id="412">
        <w:r>
          <w:t xml:space="preserve"> flowchartpagina navigeren</w:t>
        </w:r>
      </w:ins>
    </w:p>
    <w:p w:rsidRPr="00773C47" w:rsidR="00E33CBC" w:rsidP="00E33CBC" w:rsidRDefault="00E33CBC" w14:paraId="3C52C2BF" w14:textId="4DC8BF94">
      <w:pPr>
        <w:pStyle w:val="Heading1"/>
        <w:rPr>
          <w:ins w:author="Rinse Cramer" w:date="2025-12-13T10:44:00Z" w16du:dateUtc="2025-12-13T09:44:00Z" w:id="413"/>
          <w:rFonts w:cs="Segoe UI Emoji"/>
        </w:rPr>
      </w:pPr>
      <w:ins w:author="Rinse Cramer" w:date="2025-12-13T10:44:00Z" w16du:dateUtc="2025-12-13T09:44:00Z" w:id="414">
        <w:r w:rsidRPr="00E33CBC">
          <w:rPr>
            <w:rFonts w:ascii="Segoe UI Emoji" w:hAnsi="Segoe UI Emoji" w:cs="Segoe UI Emoji"/>
            <w:b/>
            <w:bCs/>
          </w:rPr>
          <w:t>🫱🏻‍🫲🏻 606T. Volg de implementatie</w:t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E33CBC">
          <w:rPr>
            <w:rFonts w:cs="Segoe UI Emoji"/>
            <w:b/>
            <w:bCs/>
          </w:rPr>
          <w:t/>
        </w:r>
        <w:r w:rsidRPr="00E33CBC">
          <w:rPr>
            <w:rFonts w:ascii="Segoe UI Emoji" w:hAnsi="Segoe UI Emoji" w:cs="Segoe UI Emoji"/>
            <w:b/>
            <w:bCs/>
          </w:rPr>
          <w:t/>
        </w:r>
        <w:r w:rsidRPr="00E33CBC">
          <w:rPr>
            <mc:AlternateContent>
              <mc:Choice Requires="w16se">
                <w:rFonts w:cs="Segoe UI Emoji"/>
              </mc:Choice>
              <mc:Fallback>
                <w:rFonts w:ascii="Segoe UI Emoji" w:hAnsi="Segoe UI Emoji" w:eastAsia="Segoe UI Emoji" w:cs="Segoe UI Emoji"/>
              </mc:Fallback>
            </mc:AlternateContent>
            <w:b/>
            <w:bCs/>
          </w:rPr>
          <mc:AlternateContent>
            <mc:Choice Requires="w16se">
              <w16se:symEx w16se:font="Segoe UI Emoji" w16se:char="1F3FB"/>
            </mc:Choice>
            <mc:Fallback>
              <w:t/>
            </mc:Fallback>
          </mc:AlternateContent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/>
        </w:r>
        <w:r w:rsidRPr="00773C47">
          <w:rPr>
            <w:rFonts w:cs="Segoe UI Emoji"/>
          </w:rPr>
          <w:t xml:space="preserve"/>
        </w:r>
        <w:r>
          <w:rPr>
            <w:rFonts w:cs="Segoe UI Emoji"/>
          </w:rPr>
          <w:t xml:space="preserve"/>
        </w:r>
      </w:ins>
      <w:r w:rsidR="00B023F7">
        <w:rPr>
          <w:rFonts w:cs="Segoe UI Emoji"/>
        </w:rPr>
        <w:t/>
      </w:r>
    </w:p>
    <w:p w:rsidRPr="002356C7" w:rsidR="00E33CBC" w:rsidRDefault="00E33CBC" w14:paraId="4E05FA0B" w14:textId="77777777">
      <w:pPr>
        <w:pStyle w:val="ListParagraph"/>
        <w:numPr>
          <w:ilvl w:val="0"/>
          <w:numId w:val="41"/>
        </w:numPr>
        <w:rPr>
          <w:ins w:author="Rinse Cramer" w:date="2025-12-13T10:29:00Z" w16du:dateUtc="2025-12-13T09:29:00Z" w:id="415"/>
          <w:rPrChange w:author="Rinse Cramer" w:date="2025-12-13T10:33:00Z" w16du:dateUtc="2025-12-13T09:33:00Z" w:id="416">
            <w:rPr>
              <w:ins w:author="Rinse Cramer" w:date="2025-12-13T10:29:00Z" w16du:dateUtc="2025-12-13T09:29:00Z" w:id="417"/>
              <w:rFonts w:ascii="Segoe UI Emoji" w:hAnsi="Segoe UI Emoji" w:cs="Segoe UI Emoji"/>
            </w:rPr>
          </w:rPrChange>
        </w:rPr>
        <w:pPrChange w:author="Rinse Cramer" w:date="2025-12-13T10:37:00Z" w16du:dateUtc="2025-12-13T09:37:00Z" w:id="418">
          <w:pPr>
            <w:pStyle w:val="Heading1"/>
          </w:pPr>
        </w:pPrChange>
      </w:pPr>
      <w:ins w:author="Rinse Cramer" w:date="2025-12-13T10:44:00Z" w16du:dateUtc="2025-12-13T09:44:00Z" w:id="419">
        <w:r>
          <w:t>1</w:t>
        </w:r>
      </w:ins>
      <w:ins w:author="Rinse Cramer" w:date="2025-12-13T10:45:00Z" w16du:dateUtc="2025-12-13T09:45:00Z" w:id="420">
        <w:r>
          <w:t>1</w:t>
        </w:r>
      </w:ins>
      <w:ins w:author="Rinse Cramer" w:date="2025-12-13T10:44:00Z" w16du:dateUtc="2025-12-13T09:44:00Z" w:id="421">
        <w:r>
          <w:t>. Naar volgende flowchartpagina navigeren</w:t>
        </w:r>
      </w:ins>
    </w:p>
    <w:p w:rsidR="00984A17" w:rsidP="00E33CBC" w:rsidRDefault="00984A17" w14:paraId="7FA2059A" w14:textId="77777777"/>
    <w:p w:rsidR="000A785D" w:rsidRDefault="000A785D" w14:paraId="60E6BAC0" w14:textId="77777777">
      <w:pPr>
        <w:rPr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</w:rPr>
        <w:br w:type="page"/>
      </w:r>
    </w:p>
    <w:p w:rsidR="00B6720F" w:rsidDel="002345C5" w:rsidP="00B6720F" w:rsidRDefault="00B6720F" w14:paraId="2EE2BF0B" w14:textId="4F6B4299">
      <w:pPr>
        <w:pStyle w:val="Heading1"/>
        <w:rPr>
          <w:del w:author="Rinse Cramer" w:date="2025-11-25T00:03:00Z" w16du:dateUtc="2025-11-24T23:03:00Z" w:id="422"/>
        </w:rPr>
      </w:pPr>
      <w:del w:author="Rinse Cramer" w:date="2025-11-25T00:03:00Z" w16du:dateUtc="2025-11-24T23:03:00Z" w:id="423">
        <w:r w:rsidDel="002345C5">
          <w:rPr>
            <w:rFonts w:ascii="Segoe UI Emoji" w:hAnsi="Segoe UI Emoji" w:cs="Segoe UI Emoji"/>
          </w:rPr>
          <w:lastRenderedPageBreak/>
          <w:delText>🫱🏻</w:delText>
        </w:r>
        <w:r w:rsidDel="002345C5">
          <w:delText>‍</w:delText>
        </w:r>
        <w:r w:rsidDel="002345C5">
          <w:rPr>
            <w:rFonts w:ascii="Segoe UI Emoji" w:hAnsi="Segoe UI Emoji" w:cs="Segoe UI Emoji"/>
          </w:rPr>
          <w:delText>🫲🏻</w:delText>
        </w:r>
        <w:r w:rsidDel="002345C5">
          <w:delText xml:space="preserve"> Review Ontwerp</w:delText>
        </w:r>
      </w:del>
    </w:p>
    <w:p w:rsidR="00E2428E" w:rsidDel="002345C5" w:rsidRDefault="00CF1D9E" w14:paraId="4C9BCD19" w14:textId="5DA21AD8">
      <w:pPr>
        <w:rPr>
          <w:del w:author="Rinse Cramer" w:date="2025-11-25T00:03:00Z" w16du:dateUtc="2025-11-24T23:03:00Z" w:id="424"/>
        </w:rPr>
        <w:pPrChange w:author="Rinse Cramer" w:date="2025-11-04T23:07:00Z" w16du:dateUtc="2025-11-04T22:07:00Z" w:id="425">
          <w:pPr>
            <w:pStyle w:val="ListParagraph"/>
            <w:numPr>
              <w:numId w:val="34"/>
            </w:numPr>
            <w:ind w:hanging="360"/>
          </w:pPr>
        </w:pPrChange>
      </w:pPr>
      <w:del w:author="Rinse Cramer" w:date="2025-11-25T00:03:00Z" w16du:dateUtc="2025-11-24T23:03:00Z" w:id="426">
        <w:r w:rsidDel="002345C5">
          <w:delText xml:space="preserve">A. </w:delText>
        </w:r>
        <w:r w:rsidRPr="00B6720F" w:rsidDel="002345C5" w:rsidR="00B6720F">
          <w:delText>Oordeel geven over meest effectieve oplossing</w:delText>
        </w:r>
      </w:del>
    </w:p>
    <w:p w:rsidR="00B6720F" w:rsidDel="002345C5" w:rsidRDefault="00CF1D9E" w14:paraId="66E0750F" w14:textId="305B143F">
      <w:pPr>
        <w:rPr>
          <w:del w:author="Rinse Cramer" w:date="2025-11-25T00:03:00Z" w16du:dateUtc="2025-11-24T23:03:00Z" w:id="427"/>
        </w:rPr>
        <w:pPrChange w:author="Rinse Cramer" w:date="2025-11-03T23:33:00Z" w16du:dateUtc="2025-11-03T22:33:00Z" w:id="428">
          <w:pPr>
            <w:pStyle w:val="ListParagraph"/>
            <w:numPr>
              <w:numId w:val="34"/>
            </w:numPr>
            <w:ind w:hanging="360"/>
          </w:pPr>
        </w:pPrChange>
      </w:pPr>
      <w:del w:author="Rinse Cramer" w:date="2025-11-25T00:03:00Z" w16du:dateUtc="2025-11-24T23:03:00Z" w:id="429">
        <w:r w:rsidDel="002345C5">
          <w:delText xml:space="preserve">B. </w:delText>
        </w:r>
        <w:r w:rsidRPr="00B6720F" w:rsidDel="002345C5" w:rsidR="00B6720F">
          <w:delText>Is Jeroen akkoord? Zo ja, door met de opdracht</w:delText>
        </w:r>
      </w:del>
    </w:p>
    <w:p w:rsidR="00B6720F" w:rsidP="00B6720F" w:rsidRDefault="00B6720F" w14:paraId="27A2CE1C" w14:textId="77777777">
      <w:pPr>
        <w:pStyle w:val="Heading1"/>
      </w:pPr>
      <w:r>
        <w:rPr>
          <w:rFonts w:ascii="Segoe UI Emoji" w:hAnsi="Segoe UI Emoji" w:cs="Segoe UI Emoji"/>
        </w:rPr>
        <w:t>⌨️ 701. Status = implementatie</w:t>
      </w:r>
      <w:r>
        <w:t xml:space="preserve"/>
      </w:r>
    </w:p>
    <w:p w:rsidR="00B6720F" w:rsidP="00B6720F" w:rsidRDefault="00CF1D9E" w14:paraId="34C9EDCE" w14:textId="667A2A4C">
      <w:pPr>
        <w:pStyle w:val="ListParagraph"/>
        <w:numPr>
          <w:ilvl w:val="0"/>
          <w:numId w:val="35"/>
        </w:numPr>
      </w:pPr>
      <w:r>
        <w:t xml:space="preserve">⌨️ 702. Start timer (ETC)</w:t>
      </w:r>
      <w:r w:rsidRPr="00B6720F" w:rsidR="00B6720F">
        <w:t/>
      </w:r>
    </w:p>
    <w:p w:rsidR="00B6720F" w:rsidP="00B6720F" w:rsidRDefault="00CF1D9E" w14:paraId="3285BB56" w14:textId="7CE8FEFF">
      <w:pPr>
        <w:pStyle w:val="ListParagraph"/>
        <w:numPr>
          <w:ilvl w:val="0"/>
          <w:numId w:val="35"/>
        </w:numPr>
      </w:pPr>
      <w:r>
        <w:t xml:space="preserve">⌨️ 703. Ontwerp verwerken</w:t>
      </w:r>
      <w:r w:rsidRPr="00B6720F" w:rsidR="00B6720F">
        <w:t/>
      </w:r>
    </w:p>
    <w:p w:rsidR="00B6720F" w:rsidP="00B6720F" w:rsidRDefault="00CF1D9E" w14:paraId="63DD465F" w14:textId="4348BE6A">
      <w:pPr>
        <w:pStyle w:val="ListParagraph"/>
        <w:numPr>
          <w:ilvl w:val="0"/>
          <w:numId w:val="35"/>
        </w:numPr>
      </w:pPr>
      <w:r>
        <w:t xml:space="preserve">⌨️ 704. Oplossing implementeren</w:t>
      </w:r>
      <w:r w:rsidRPr="00B6720F" w:rsidR="00B6720F">
        <w:t/>
      </w:r>
    </w:p>
    <w:p w:rsidR="00B6720F" w:rsidP="00B6720F" w:rsidRDefault="00CF1D9E" w14:paraId="2483CC58" w14:textId="4AA9EEAA">
      <w:pPr>
        <w:pStyle w:val="ListParagraph"/>
        <w:numPr>
          <w:ilvl w:val="0"/>
          <w:numId w:val="35"/>
        </w:numPr>
      </w:pPr>
      <w:r>
        <w:t xml:space="preserve">⌨️ 705. Evalueer of de deliverables correct en volledig zijn afgerond</w:t>
      </w:r>
      <w:r w:rsidRPr="00B6720F" w:rsidR="00B6720F">
        <w:t/>
      </w:r>
    </w:p>
    <w:p w:rsidR="00B6720F" w:rsidP="00B6720F" w:rsidRDefault="00B81B1B" w14:paraId="0B4D6A5B" w14:textId="682B5C13">
      <w:pPr>
        <w:pStyle w:val="ListParagraph"/>
        <w:numPr>
          <w:ilvl w:val="0"/>
          <w:numId w:val="35"/>
        </w:numPr>
      </w:pPr>
      <w:r>
        <w:t>⌨️ 706. Stop timer (ETC)</w:t>
      </w:r>
      <w:r w:rsidR="00CF1D9E">
        <w:t xml:space="preserve"/>
      </w:r>
      <w:r w:rsidRPr="00B6720F" w:rsidR="00B6720F">
        <w:t/>
      </w:r>
    </w:p>
    <w:p w:rsidR="00B6720F" w:rsidP="00B6720F" w:rsidRDefault="00B81B1B" w14:paraId="7F6EB5FE" w14:textId="39A13E42">
      <w:pPr>
        <w:pStyle w:val="ListParagraph"/>
        <w:numPr>
          <w:ilvl w:val="0"/>
          <w:numId w:val="35"/>
        </w:numPr>
      </w:pPr>
      <w:r>
        <w:t>⌨️ 707. Bijzonderheden gezien?</w:t>
      </w:r>
      <w:r w:rsidR="00CF1D9E">
        <w:t xml:space="preserve"/>
      </w:r>
      <w:r w:rsidRPr="00B6720F" w:rsidR="00B6720F">
        <w:t/>
      </w:r>
    </w:p>
    <w:p w:rsidR="00B6720F" w:rsidRDefault="00B81B1B" w14:paraId="5685E93F" w14:textId="6EE90196">
      <w:pPr>
        <w:rPr>
          <w:ins w:author="Rinse Cramer" w:date="2025-11-03T23:38:00Z" w16du:dateUtc="2025-11-03T22:38:00Z" w:id="430"/>
        </w:rPr>
        <w:pPrChange w:author="Rinse Cramer" w:date="2025-11-07T18:09:00Z" w16du:dateUtc="2025-11-07T17:09:00Z" w:id="431">
          <w:pPr>
            <w:pStyle w:val="ListParagraph"/>
            <w:numPr>
              <w:numId w:val="35"/>
            </w:numPr>
            <w:ind w:hanging="360"/>
          </w:pPr>
        </w:pPrChange>
      </w:pPr>
      <w:del w:author="Rinse Cramer" w:date="2025-11-07T18:09:00Z" w16du:dateUtc="2025-11-07T17:09:00Z" w:id="432">
        <w:r w:rsidDel="00C1744D">
          <w:delText>G</w:delText>
        </w:r>
        <w:r w:rsidDel="00C1744D" w:rsidR="00CF1D9E">
          <w:delText xml:space="preserve">. </w:delText>
        </w:r>
        <w:r w:rsidRPr="00B6720F" w:rsidDel="00C1744D" w:rsidR="00B6720F">
          <w:delText>Actiepunten uit Excel verwerkt en Jira geüpdated</w:delText>
        </w:r>
      </w:del>
    </w:p>
    <w:p w:rsidR="00C36AB8" w:rsidRDefault="00C36AB8" w14:paraId="5862E9AC" w14:textId="20E697BF">
      <w:pPr>
        <w:pPrChange w:author="Rinse Cramer" w:date="2025-11-03T23:38:00Z" w16du:dateUtc="2025-11-03T22:38:00Z" w:id="433">
          <w:pPr>
            <w:pStyle w:val="ListParagraph"/>
            <w:numPr>
              <w:numId w:val="35"/>
            </w:numPr>
            <w:ind w:hanging="360"/>
          </w:pPr>
        </w:pPrChange>
      </w:pPr>
      <w:ins w:author="Rinse Cramer" w:date="2025-11-03T23:38:00Z" w16du:dateUtc="2025-11-03T22:38:00Z" w:id="434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editId="6A589CA4" wp14:anchorId="495836C7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90170</wp:posOffset>
                  </wp:positionV>
                  <wp:extent cx="5472000" cy="0"/>
                  <wp:effectExtent l="0" t="0" r="0" b="0"/>
                  <wp:wrapNone/>
                  <wp:docPr id="1245411197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47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Straight Connector 1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" from="14.2pt,7.1pt" to="445.05pt,7.1pt" w14:anchorId="397A8FD0">
                  <v:stroke joinstyle="miter"/>
                </v:line>
              </w:pict>
            </mc:Fallback>
          </mc:AlternateContent>
        </w:r>
      </w:ins>
    </w:p>
    <w:p w:rsidR="00B6720F" w:rsidP="00B6720F" w:rsidRDefault="00C1744D" w14:paraId="3EF5B006" w14:textId="08CB62FE">
      <w:pPr>
        <w:pStyle w:val="ListParagraph"/>
        <w:numPr>
          <w:ilvl w:val="0"/>
          <w:numId w:val="35"/>
        </w:numPr>
      </w:pPr>
      <w:ins w:author="Rinse Cramer" w:date="2025-11-07T18:09:00Z" w16du:dateUtc="2025-11-07T17:09:00Z" w:id="435">
        <w:r>
          <w:t>⌨️ 708. Na 2/3 ETC Na 100% ETC Na 150% ETC</w:t>
        </w:r>
      </w:ins>
      <w:del w:author="Rinse Cramer" w:date="2025-11-07T18:09:00Z" w16du:dateUtc="2025-11-07T17:09:00Z" w:id="436">
        <w:r w:rsidDel="00C1744D" w:rsidR="00B81B1B">
          <w:delText>H</w:delText>
        </w:r>
      </w:del>
      <w:r w:rsidR="00B81B1B">
        <w:t/>
      </w:r>
      <w:r w:rsidR="00CF1D9E">
        <w:t xml:space="preserve"/>
      </w:r>
      <w:r w:rsidRPr="00B6720F" w:rsidR="00B6720F">
        <w:t/>
      </w:r>
    </w:p>
    <w:p w:rsidR="00B6720F" w:rsidP="00B6720F" w:rsidRDefault="00CF1D9E" w14:paraId="2E478592" w14:textId="1B6E7027">
      <w:pPr>
        <w:pStyle w:val="ListParagraph"/>
        <w:numPr>
          <w:ilvl w:val="0"/>
          <w:numId w:val="35"/>
        </w:numPr>
      </w:pPr>
      <w:r>
        <w:t xml:space="preserve">⌨️ 709. Start timer (1 min)</w:t>
      </w:r>
      <w:r w:rsidRPr="00B6720F" w:rsidR="00B6720F">
        <w:t/>
      </w:r>
    </w:p>
    <w:p w:rsidR="00B6720F" w:rsidP="00B6720F" w:rsidRDefault="00CF1D9E" w14:paraId="6F9D0E8F" w14:textId="18A3EB32">
      <w:pPr>
        <w:pStyle w:val="ListParagraph"/>
        <w:numPr>
          <w:ilvl w:val="0"/>
          <w:numId w:val="35"/>
        </w:numPr>
      </w:pPr>
      <w:r>
        <w:t xml:space="preserve">⌨️ 710. Hoe lang denk je nog nodig te hebben?</w:t>
      </w:r>
      <w:r w:rsidRPr="00B6720F" w:rsidR="00B6720F">
        <w:t/>
      </w:r>
    </w:p>
    <w:p w:rsidR="00B6720F" w:rsidP="00B6720F" w:rsidRDefault="00C1744D" w14:paraId="6969A66C" w14:textId="3B3368BB">
      <w:pPr>
        <w:pStyle w:val="ListParagraph"/>
        <w:numPr>
          <w:ilvl w:val="0"/>
          <w:numId w:val="36"/>
        </w:numPr>
      </w:pPr>
      <w:ins w:author="Rinse Cramer" w:date="2025-11-07T18:09:00Z" w16du:dateUtc="2025-11-07T17:09:00Z" w:id="437">
        <w:r>
          <w:t>⌨️ 712. Haal ik het?</w:t>
        </w:r>
      </w:ins>
      <w:del w:author="Rinse Cramer" w:date="2025-11-07T18:09:00Z" w16du:dateUtc="2025-11-07T17:09:00Z" w:id="438">
        <w:r w:rsidDel="00C1744D" w:rsidR="00B81B1B">
          <w:delText>I</w:delText>
        </w:r>
      </w:del>
      <w:r w:rsidR="00CF1D9E">
        <w:t xml:space="preserve"/>
      </w:r>
      <w:r w:rsidRPr="00B6720F" w:rsidR="00B6720F">
        <w:t/>
      </w:r>
    </w:p>
    <w:p w:rsidR="00B6720F" w:rsidP="00B6720F" w:rsidRDefault="00CF1D9E" w14:paraId="72BBDA66" w14:textId="07E8A221">
      <w:pPr>
        <w:pStyle w:val="ListParagraph"/>
        <w:numPr>
          <w:ilvl w:val="0"/>
          <w:numId w:val="36"/>
        </w:numPr>
      </w:pPr>
      <w:r>
        <w:t xml:space="preserve">⌨️ 713. Hoe heeft het zo lang kunnen duren?</w:t>
      </w:r>
      <w:r w:rsidRPr="00B6720F" w:rsidR="00B6720F">
        <w:t/>
      </w:r>
    </w:p>
    <w:p w:rsidR="00B6720F" w:rsidP="00B6720F" w:rsidRDefault="00CF1D9E" w14:paraId="3F3EAF7C" w14:textId="74E27C54">
      <w:pPr>
        <w:pStyle w:val="ListParagraph"/>
        <w:numPr>
          <w:ilvl w:val="0"/>
          <w:numId w:val="36"/>
        </w:numPr>
        <w:rPr>
          <w:ins w:author="Rinse Cramer" w:date="2025-11-25T00:03:00Z" w16du:dateUtc="2025-11-24T23:03:00Z" w:id="439"/>
        </w:rPr>
      </w:pPr>
      <w:r>
        <w:t xml:space="preserve">⌨️ 714. Stop timer (4 min)</w:t>
      </w:r>
      <w:r w:rsidRPr="00B6720F" w:rsidR="00B6720F">
        <w:t/>
      </w:r>
    </w:p>
    <w:p w:rsidR="009475F3" w:rsidP="00B6720F" w:rsidRDefault="009475F3" w14:paraId="25733DAE" w14:textId="7C2FA05D">
      <w:pPr>
        <w:pStyle w:val="ListParagraph"/>
        <w:numPr>
          <w:ilvl w:val="0"/>
          <w:numId w:val="36"/>
        </w:numPr>
      </w:pPr>
      <w:ins w:author="Rinse Cramer" w:date="2025-11-25T00:03:00Z" w16du:dateUtc="2025-11-24T23:03:00Z" w:id="440">
        <w:r>
          <w:t xml:space="preserve">⌨️ 715. Significant inzicht gekregen</w:t>
        </w:r>
      </w:ins>
      <w:ins w:author="Rinse Cramer" w:date="2025-11-25T00:04:00Z" w16du:dateUtc="2025-11-24T23:04:00Z" w:id="441">
        <w:r>
          <w:t/>
        </w:r>
      </w:ins>
    </w:p>
    <w:p w:rsidR="00B6720F" w:rsidP="00B6720F" w:rsidRDefault="00B6720F" w14:paraId="5F5C4323" w14:textId="77777777">
      <w:pPr>
        <w:pStyle w:val="Heading1"/>
      </w:pPr>
      <w:r>
        <w:rPr>
          <w:rFonts w:ascii="Segoe UI Emoji" w:hAnsi="Segoe UI Emoji" w:cs="Segoe UI Emoji"/>
        </w:rPr>
        <w:t>🔎 801. Status = test</w:t>
      </w:r>
      <w:r>
        <w:t xml:space="preserve"/>
      </w:r>
    </w:p>
    <w:p w:rsidR="00B6720F" w:rsidP="00B6720F" w:rsidRDefault="00CF1D9E" w14:paraId="2030F1EA" w14:textId="5E2FA576">
      <w:pPr>
        <w:pStyle w:val="ListParagraph"/>
        <w:numPr>
          <w:ilvl w:val="0"/>
          <w:numId w:val="37"/>
        </w:numPr>
      </w:pPr>
      <w:r>
        <w:t xml:space="preserve">🔎 802. Start timer (ETC)</w:t>
      </w:r>
      <w:r w:rsidRPr="00B6720F" w:rsidR="00B6720F">
        <w:t/>
      </w:r>
    </w:p>
    <w:p w:rsidR="00B6720F" w:rsidP="00B6720F" w:rsidRDefault="00CF1D9E" w14:paraId="3DF30D6F" w14:textId="4FAEBF38">
      <w:pPr>
        <w:pStyle w:val="ListParagraph"/>
        <w:numPr>
          <w:ilvl w:val="0"/>
          <w:numId w:val="37"/>
        </w:numPr>
      </w:pPr>
      <w:r>
        <w:t xml:space="preserve">🔎 803. Implementatie verwerken</w:t>
      </w:r>
      <w:r w:rsidRPr="00B6720F" w:rsidR="00B6720F">
        <w:t/>
      </w:r>
    </w:p>
    <w:p w:rsidR="00B6720F" w:rsidP="00B6720F" w:rsidRDefault="00CF1D9E" w14:paraId="61A9176D" w14:textId="6F5A63E7">
      <w:pPr>
        <w:pStyle w:val="ListParagraph"/>
        <w:numPr>
          <w:ilvl w:val="0"/>
          <w:numId w:val="37"/>
        </w:numPr>
      </w:pPr>
      <w:r>
        <w:t xml:space="preserve">🔎 804. Oplossing testen</w:t>
      </w:r>
      <w:r w:rsidRPr="00B6720F" w:rsidR="00B6720F">
        <w:t/>
      </w:r>
    </w:p>
    <w:p w:rsidR="00B6720F" w:rsidP="00B6720F" w:rsidRDefault="00CF1D9E" w14:paraId="5ADA5B2F" w14:textId="3F606108">
      <w:pPr>
        <w:pStyle w:val="ListParagraph"/>
        <w:numPr>
          <w:ilvl w:val="0"/>
          <w:numId w:val="37"/>
        </w:numPr>
      </w:pPr>
      <w:r>
        <w:t xml:space="preserve">🔎 805. Evalueer of de deliverables correct en volledig zijn afgerond</w:t>
      </w:r>
      <w:r w:rsidRPr="00B6720F" w:rsidR="00B6720F">
        <w:t/>
      </w:r>
    </w:p>
    <w:p w:rsidR="00B6720F" w:rsidP="00B6720F" w:rsidRDefault="00CF1D9E" w14:paraId="1EE3D7D8" w14:textId="51AB6A17">
      <w:pPr>
        <w:pStyle w:val="ListParagraph"/>
        <w:numPr>
          <w:ilvl w:val="0"/>
          <w:numId w:val="37"/>
        </w:numPr>
      </w:pPr>
      <w:r>
        <w:t xml:space="preserve">🔎 806. Stop timer (ETC)</w:t>
      </w:r>
      <w:r w:rsidRPr="00B6720F" w:rsidR="00B6720F">
        <w:t/>
      </w:r>
    </w:p>
    <w:p w:rsidR="00B6720F" w:rsidP="00B6720F" w:rsidRDefault="00CF1D9E" w14:paraId="030D7CDE" w14:textId="4A9DAEC5">
      <w:pPr>
        <w:pStyle w:val="ListParagraph"/>
        <w:numPr>
          <w:ilvl w:val="0"/>
          <w:numId w:val="37"/>
        </w:numPr>
      </w:pPr>
      <w:r>
        <w:t xml:space="preserve">🔎 807. Bijzonderheden gezien?</w:t>
      </w:r>
      <w:r w:rsidRPr="00B6720F" w:rsidR="00B6720F">
        <w:t/>
      </w:r>
    </w:p>
    <w:p w:rsidR="00B6720F" w:rsidP="00B6720F" w:rsidRDefault="00CF1D9E" w14:paraId="17EC6B8C" w14:textId="59B1EBAF">
      <w:pPr>
        <w:pStyle w:val="ListParagraph"/>
        <w:numPr>
          <w:ilvl w:val="0"/>
          <w:numId w:val="37"/>
        </w:numPr>
      </w:pPr>
      <w:r>
        <w:t xml:space="preserve">G. </w:t>
      </w:r>
      <w:r w:rsidRPr="00B6720F" w:rsidR="00B6720F">
        <w:t>Confidence level vastgesteld</w:t>
      </w:r>
    </w:p>
    <w:p w:rsidR="00B6720F" w:rsidP="00B6720F" w:rsidRDefault="00CF1D9E" w14:paraId="1B8C7199" w14:textId="6FEEB7D7">
      <w:pPr>
        <w:pStyle w:val="ListParagraph"/>
        <w:numPr>
          <w:ilvl w:val="0"/>
          <w:numId w:val="37"/>
        </w:numPr>
      </w:pPr>
      <w:r>
        <w:t xml:space="preserve">H. </w:t>
      </w:r>
      <w:r w:rsidRPr="00B6720F" w:rsidR="00B6720F">
        <w:t>Aan het ontwerp gehouden?</w:t>
      </w:r>
    </w:p>
    <w:p w:rsidR="00B6720F" w:rsidP="00B6720F" w:rsidRDefault="00CF1D9E" w14:paraId="6D482181" w14:textId="71DF3E62">
      <w:pPr>
        <w:pStyle w:val="ListParagraph"/>
        <w:numPr>
          <w:ilvl w:val="0"/>
          <w:numId w:val="37"/>
        </w:numPr>
      </w:pPr>
      <w:r>
        <w:t xml:space="preserve">I. </w:t>
      </w:r>
      <w:r w:rsidRPr="00B6720F" w:rsidR="00B6720F">
        <w:t>Bijzonderheden genoteerd?</w:t>
      </w:r>
    </w:p>
    <w:p w:rsidR="00B6720F" w:rsidRDefault="00CF1D9E" w14:paraId="570E8B5B" w14:textId="37E5D36E">
      <w:pPr>
        <w:pStyle w:val="ListParagraph"/>
        <w:pPrChange w:author="Rinse Cramer" w:date="2025-11-03T23:42:00Z" w16du:dateUtc="2025-11-03T22:42:00Z" w:id="442">
          <w:pPr>
            <w:pStyle w:val="ListParagraph"/>
            <w:numPr>
              <w:numId w:val="37"/>
            </w:numPr>
            <w:ind w:hanging="360"/>
          </w:pPr>
        </w:pPrChange>
      </w:pPr>
      <w:del w:author="Rinse Cramer" w:date="2025-11-03T23:42:00Z" w16du:dateUtc="2025-11-03T22:42:00Z" w:id="443">
        <w:r w:rsidDel="00B572FC">
          <w:delText xml:space="preserve">J. </w:delText>
        </w:r>
        <w:r w:rsidRPr="00B6720F" w:rsidDel="00B572FC" w:rsidR="00B6720F">
          <w:delText>Dekkingsgraad vastgesteld, kans op bugs benoemd</w:delText>
        </w:r>
      </w:del>
    </w:p>
    <w:p w:rsidR="00B6720F" w:rsidRDefault="00CF1D9E" w14:paraId="29BA03D7" w14:textId="6B5A8F51">
      <w:pPr>
        <w:rPr>
          <w:ins w:author="Rinse Cramer" w:date="2025-11-03T23:38:00Z" w16du:dateUtc="2025-11-03T22:38:00Z" w:id="444"/>
        </w:rPr>
        <w:pPrChange w:author="Rinse Cramer" w:date="2025-11-07T18:09:00Z" w16du:dateUtc="2025-11-07T17:09:00Z" w:id="445">
          <w:pPr>
            <w:pStyle w:val="ListParagraph"/>
            <w:numPr>
              <w:numId w:val="37"/>
            </w:numPr>
            <w:ind w:hanging="360"/>
          </w:pPr>
        </w:pPrChange>
      </w:pPr>
      <w:del w:author="Rinse Cramer" w:date="2025-11-03T23:42:00Z" w16du:dateUtc="2025-11-03T22:42:00Z" w:id="446">
        <w:r w:rsidDel="00B572FC">
          <w:delText>K</w:delText>
        </w:r>
      </w:del>
      <w:del w:author="Rinse Cramer" w:date="2025-11-07T18:09:00Z" w16du:dateUtc="2025-11-07T17:09:00Z" w:id="447">
        <w:r w:rsidDel="00C1744D">
          <w:delText xml:space="preserve">. </w:delText>
        </w:r>
        <w:r w:rsidRPr="00B6720F" w:rsidDel="00C1744D" w:rsidR="00B6720F">
          <w:delText>Actiepunten uit Excel verwerkt en Jira geüpdated</w:delText>
        </w:r>
      </w:del>
    </w:p>
    <w:p w:rsidR="003B5485" w:rsidRDefault="003B5485" w14:paraId="6541FEE9" w14:textId="0CE20E34">
      <w:pPr>
        <w:pPrChange w:author="Rinse Cramer" w:date="2025-11-03T23:38:00Z" w16du:dateUtc="2025-11-03T22:38:00Z" w:id="448">
          <w:pPr>
            <w:pStyle w:val="ListParagraph"/>
            <w:numPr>
              <w:numId w:val="37"/>
            </w:numPr>
            <w:ind w:hanging="360"/>
          </w:pPr>
        </w:pPrChange>
      </w:pPr>
      <w:ins w:author="Rinse Cramer" w:date="2025-11-03T23:38:00Z" w16du:dateUtc="2025-11-03T22:38:00Z" w:id="449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editId="7C00F5FA" wp14:anchorId="5747902B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90170</wp:posOffset>
                  </wp:positionV>
                  <wp:extent cx="5472000" cy="0"/>
                  <wp:effectExtent l="0" t="0" r="0" b="0"/>
                  <wp:wrapNone/>
                  <wp:docPr id="2050719180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472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id="Straight Connector 1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" from="14.2pt,7.1pt" to="445.05pt,7.1pt" w14:anchorId="054CF88C">
                  <v:stroke joinstyle="miter"/>
                </v:line>
              </w:pict>
            </mc:Fallback>
          </mc:AlternateContent>
        </w:r>
      </w:ins>
    </w:p>
    <w:p w:rsidR="00B6720F" w:rsidP="00B6720F" w:rsidRDefault="00C1744D" w14:paraId="293244B6" w14:textId="3A1299D8">
      <w:pPr>
        <w:pStyle w:val="ListParagraph"/>
        <w:numPr>
          <w:ilvl w:val="0"/>
          <w:numId w:val="37"/>
        </w:numPr>
      </w:pPr>
      <w:ins w:author="Rinse Cramer" w:date="2025-11-07T18:09:00Z" w16du:dateUtc="2025-11-07T17:09:00Z" w:id="450">
        <w:r>
          <w:t>J.</w:t>
        </w:r>
      </w:ins>
      <w:del w:author="Rinse Cramer" w:date="2025-11-03T23:42:00Z" w16du:dateUtc="2025-11-03T22:42:00Z" w:id="451">
        <w:r w:rsidDel="00B572FC" w:rsidR="00CF1D9E">
          <w:delText>L</w:delText>
        </w:r>
      </w:del>
      <w:del w:author="Rinse Cramer" w:date="2025-11-07T18:10:00Z" w16du:dateUtc="2025-11-07T17:10:00Z" w:id="452">
        <w:r w:rsidDel="00C1744D" w:rsidR="00CF1D9E">
          <w:delText>.</w:delText>
        </w:r>
      </w:del>
      <w:r w:rsidR="00CF1D9E">
        <w:t xml:space="preserve"> </w:t>
      </w:r>
      <w:r w:rsidRPr="00B6720F" w:rsidR="00B6720F">
        <w:t>Evaluatie eerste acties:</w:t>
      </w:r>
    </w:p>
    <w:p w:rsidR="00B6720F" w:rsidP="00B6720F" w:rsidRDefault="00CF1D9E" w14:paraId="502A5CB7" w14:textId="230EFD48">
      <w:pPr>
        <w:pStyle w:val="ListParagraph"/>
        <w:numPr>
          <w:ilvl w:val="0"/>
          <w:numId w:val="37"/>
        </w:numPr>
      </w:pPr>
      <w:r>
        <w:t xml:space="preserve">🔎 809. Start timer (1 min)</w:t>
      </w:r>
      <w:r w:rsidRPr="00B6720F" w:rsidR="00B6720F">
        <w:t/>
      </w:r>
    </w:p>
    <w:p w:rsidR="00B6720F" w:rsidP="00B6720F" w:rsidRDefault="00CF1D9E" w14:paraId="2DC6F4E7" w14:textId="275D3707">
      <w:pPr>
        <w:pStyle w:val="ListParagraph"/>
        <w:numPr>
          <w:ilvl w:val="0"/>
          <w:numId w:val="37"/>
        </w:numPr>
      </w:pPr>
      <w:r>
        <w:t xml:space="preserve">🔎 810. Hoe lang denk je nog nodig te hebben?</w:t>
      </w:r>
      <w:r w:rsidRPr="00B6720F" w:rsidR="00B6720F">
        <w:t/>
      </w:r>
    </w:p>
    <w:p w:rsidR="00B6720F" w:rsidP="00B6720F" w:rsidRDefault="00C1744D" w14:paraId="0935B136" w14:textId="2FC271A0">
      <w:pPr>
        <w:pStyle w:val="ListParagraph"/>
        <w:numPr>
          <w:ilvl w:val="0"/>
          <w:numId w:val="38"/>
        </w:numPr>
      </w:pPr>
      <w:ins w:author="Rinse Cramer" w:date="2025-11-07T18:09:00Z" w16du:dateUtc="2025-11-07T17:09:00Z" w:id="453">
        <w:r>
          <w:t>🔎 812. Haal ik het?</w:t>
        </w:r>
      </w:ins>
      <w:del w:author="Rinse Cramer" w:date="2025-11-03T23:43:00Z" w16du:dateUtc="2025-11-03T22:43:00Z" w:id="454">
        <w:r w:rsidDel="00B572FC" w:rsidR="00CF1D9E">
          <w:delText>M</w:delText>
        </w:r>
      </w:del>
      <w:del w:author="Rinse Cramer" w:date="2025-11-07T18:10:00Z" w16du:dateUtc="2025-11-07T17:10:00Z" w:id="455">
        <w:r w:rsidDel="00C1744D" w:rsidR="00CF1D9E">
          <w:delText>.</w:delText>
        </w:r>
      </w:del>
      <w:r w:rsidR="00CF1D9E">
        <w:t xml:space="preserve"/>
      </w:r>
      <w:r w:rsidRPr="00B6720F" w:rsidR="00B6720F">
        <w:t/>
      </w:r>
    </w:p>
    <w:p w:rsidR="00B6720F" w:rsidP="00B6720F" w:rsidRDefault="00CF1D9E" w14:paraId="1ABF2808" w14:textId="3A411F80">
      <w:pPr>
        <w:pStyle w:val="ListParagraph"/>
        <w:numPr>
          <w:ilvl w:val="0"/>
          <w:numId w:val="38"/>
        </w:numPr>
      </w:pPr>
      <w:r>
        <w:t xml:space="preserve">🔎 813. Hoe heeft het zo lang kunnen duren?</w:t>
      </w:r>
      <w:r w:rsidRPr="00B6720F" w:rsidR="00B6720F">
        <w:t/>
      </w:r>
    </w:p>
    <w:p w:rsidR="00B6720F" w:rsidP="00B6720F" w:rsidRDefault="00CF1D9E" w14:paraId="029A0FB0" w14:textId="66A3E9A8">
      <w:pPr>
        <w:pStyle w:val="ListParagraph"/>
        <w:numPr>
          <w:ilvl w:val="0"/>
          <w:numId w:val="38"/>
        </w:numPr>
        <w:rPr>
          <w:ins w:author="Rinse Cramer" w:date="2025-11-25T00:04:00Z" w16du:dateUtc="2025-11-24T23:04:00Z" w:id="456"/>
        </w:rPr>
      </w:pPr>
      <w:r>
        <w:t xml:space="preserve">🔎 814. Stop timer (4 min)</w:t>
      </w:r>
      <w:r w:rsidRPr="00B6720F" w:rsidR="00B6720F">
        <w:t/>
      </w:r>
    </w:p>
    <w:p w:rsidR="009475F3" w:rsidP="00B6720F" w:rsidRDefault="009475F3" w14:paraId="0C292DAE" w14:textId="58B8B2F8">
      <w:pPr>
        <w:pStyle w:val="ListParagraph"/>
        <w:numPr>
          <w:ilvl w:val="0"/>
          <w:numId w:val="38"/>
        </w:numPr>
      </w:pPr>
      <w:ins w:author="Rinse Cramer" w:date="2025-11-25T00:04:00Z" w16du:dateUtc="2025-11-24T23:04:00Z" w:id="457">
        <w:r>
          <w:t>🔎 815. Significant inzicht gekregen</w:t>
        </w:r>
      </w:ins>
    </w:p>
    <w:p w:rsidR="00B6720F" w:rsidDel="00EF4288" w:rsidP="00B6720F" w:rsidRDefault="00B6720F" w14:paraId="4AB96854" w14:textId="1A49A379">
      <w:pPr>
        <w:pStyle w:val="Heading1"/>
        <w:rPr>
          <w:del w:author="Rinse Cramer" w:date="2025-11-03T23:28:00Z" w16du:dateUtc="2025-11-03T22:28:00Z" w:id="458"/>
        </w:rPr>
      </w:pPr>
      <w:del w:author="Rinse Cramer" w:date="2025-11-03T23:28:00Z" w16du:dateUtc="2025-11-03T22:28:00Z" w:id="459">
        <w:r w:rsidDel="00EF4288">
          <w:rPr>
            <w:rFonts w:ascii="Segoe UI Emoji" w:hAnsi="Segoe UI Emoji" w:cs="Segoe UI Emoji"/>
          </w:rPr>
          <w:delText>🔔</w:delText>
        </w:r>
        <w:r w:rsidDel="00EF4288">
          <w:delText xml:space="preserve"> Meldplicht</w:delText>
        </w:r>
      </w:del>
    </w:p>
    <w:p w:rsidR="00B6720F" w:rsidDel="00D61F0C" w:rsidRDefault="00CF1D9E" w14:paraId="56BF2660" w14:textId="638EC22A">
      <w:pPr>
        <w:pStyle w:val="Heading1"/>
        <w:rPr>
          <w:del w:author="Rinse Cramer" w:date="2025-11-03T23:39:00Z" w16du:dateUtc="2025-11-03T22:39:00Z" w:id="460"/>
        </w:rPr>
        <w:pPrChange w:author="Rinse Cramer" w:date="2025-11-03T23:39:00Z" w16du:dateUtc="2025-11-03T22:39:00Z" w:id="461">
          <w:pPr>
            <w:pStyle w:val="ListParagraph"/>
            <w:numPr>
              <w:numId w:val="39"/>
            </w:numPr>
            <w:ind w:hanging="360"/>
          </w:pPr>
        </w:pPrChange>
      </w:pPr>
      <w:del w:author="Rinse Cramer" w:date="2025-11-03T23:28:00Z" w16du:dateUtc="2025-11-03T22:28:00Z" w:id="462">
        <w:r w:rsidDel="00EF4288">
          <w:delText xml:space="preserve">A. </w:delText>
        </w:r>
        <w:r w:rsidDel="00EF4288" w:rsidR="00B81B1B">
          <w:delText>Tijdtrigger NIET gehaald?</w:delText>
        </w:r>
      </w:del>
    </w:p>
    <w:p w:rsidR="00C1744D" w:rsidRDefault="00C1744D" w14:paraId="78A4AA15" w14:textId="77777777">
      <w:pPr>
        <w:rPr>
          <w:ins w:author="Rinse Cramer" w:date="2025-11-07T18:10:00Z" w16du:dateUtc="2025-11-07T17:10:00Z" w:id="463"/>
          <w:rFonts w:ascii="Segoe UI Emoji" w:hAnsi="Segoe UI Emoji" w:cs="Segoe UI Emoji" w:eastAsiaTheme="majorEastAsia"/>
          <w:color w:val="0F4761" w:themeColor="accent1" w:themeShade="BF"/>
          <w:sz w:val="40"/>
          <w:szCs w:val="40"/>
        </w:rPr>
      </w:pPr>
      <w:ins w:author="Rinse Cramer" w:date="2025-11-07T18:10:00Z" w16du:dateUtc="2025-11-07T17:10:00Z" w:id="464">
        <w:r>
          <w:rPr>
            <w:rFonts w:ascii="Segoe UI Emoji" w:hAnsi="Segoe UI Emoji" w:cs="Segoe UI Emoji"/>
          </w:rPr>
          <w:br w:type="page"/>
        </w:r>
      </w:ins>
    </w:p>
    <w:p w:rsidR="00B6720F" w:rsidP="00B6720F" w:rsidRDefault="00B6720F" w14:paraId="40585F91" w14:textId="004881B5">
      <w:pPr>
        <w:pStyle w:val="Heading1"/>
      </w:pPr>
      <w:r>
        <w:rPr>
          <w:rFonts w:ascii="Segoe UI Emoji" w:hAnsi="Segoe UI Emoji" w:cs="Segoe UI Emoji"/>
        </w:rPr>
        <w:lastRenderedPageBreak/>
        <w:t>🫱🏻‍🫲🏻 1001. Status = review final</w:t>
      </w:r>
      <w:r>
        <w:t/>
      </w:r>
      <w:r>
        <w:rPr>
          <w:rFonts w:ascii="Segoe UI Emoji" w:hAnsi="Segoe UI Emoji" w:cs="Segoe UI Emoji"/>
        </w:rPr>
        <w:t/>
      </w:r>
      <w:r>
        <w:t xml:space="preserve"/>
      </w:r>
    </w:p>
    <w:p w:rsidR="00B6720F" w:rsidP="00B6720F" w:rsidRDefault="00CF1D9E" w14:paraId="7059C77E" w14:textId="26FC0269">
      <w:pPr>
        <w:pStyle w:val="ListParagraph"/>
        <w:numPr>
          <w:ilvl w:val="0"/>
          <w:numId w:val="40"/>
        </w:numPr>
      </w:pPr>
      <w:r>
        <w:t xml:space="preserve">🫱🏻‍🫲🏻 1004. Demonstratie van de oplossing geven</w:t>
      </w:r>
      <w:r w:rsidRPr="00B6720F" w:rsidR="00B6720F">
        <w:t/>
      </w:r>
    </w:p>
    <w:p w:rsidR="00B6720F" w:rsidDel="00C12619" w:rsidP="00C12619" w:rsidRDefault="00CF1D9E" w14:paraId="2DA80D5B" w14:textId="6635E84F">
      <w:pPr>
        <w:pStyle w:val="ListParagraph"/>
        <w:numPr>
          <w:ilvl w:val="0"/>
          <w:numId w:val="40"/>
        </w:numPr>
        <w:rPr>
          <w:del w:author="Rinse Cramer" w:date="2025-11-21T09:26:00Z" w16du:dateUtc="2025-11-21T08:26:00Z" w:id="465"/>
        </w:rPr>
      </w:pPr>
      <w:r>
        <w:t xml:space="preserve">🫱🏻‍🫲🏻 1005. Review met Jeroen uitvoeren</w:t>
      </w:r>
      <w:r w:rsidRPr="00B6720F" w:rsidR="00B6720F">
        <w:t/>
      </w:r>
    </w:p>
    <w:p w:rsidRPr="00B6720F" w:rsidR="00B6720F" w:rsidDel="00611532" w:rsidP="00C12619" w:rsidRDefault="00CF1D9E" w14:paraId="2B538D2A" w14:textId="42DD0BE8">
      <w:pPr>
        <w:pStyle w:val="ListParagraph"/>
        <w:numPr>
          <w:ilvl w:val="0"/>
          <w:numId w:val="40"/>
        </w:numPr>
        <w:rPr>
          <w:del w:author="Rinse Cramer" w:date="2025-11-03T23:39:00Z" w16du:dateUtc="2025-11-03T22:39:00Z" w:id="466"/>
        </w:rPr>
      </w:pPr>
      <w:del w:author="Rinse Cramer" w:date="2025-11-21T09:26:00Z" w16du:dateUtc="2025-11-21T08:26:00Z" w:id="467">
        <w:r w:rsidDel="00C12619">
          <w:delText xml:space="preserve">C. </w:delText>
        </w:r>
        <w:r w:rsidRPr="00B6720F" w:rsidDel="00C12619" w:rsidR="00B6720F">
          <w:delText>Commit en push werk naar Git-archief</w:delText>
        </w:r>
      </w:del>
    </w:p>
    <w:p w:rsidRPr="00B6720F" w:rsidR="007E7B91" w:rsidRDefault="007E7B91" w14:paraId="6BAB42B0" w14:textId="4EB5B0FC">
      <w:pPr>
        <w:pStyle w:val="ListParagraph"/>
        <w:numPr>
          <w:ilvl w:val="0"/>
          <w:numId w:val="40"/>
        </w:numPr>
        <w:pPrChange w:author="Rinse Cramer" w:date="2025-11-03T23:39:00Z" w16du:dateUtc="2025-11-03T22:39:00Z" w:id="468">
          <w:pPr/>
        </w:pPrChange>
      </w:pPr>
    </w:p>
    <w:sectPr w:rsidRPr="00B6720F" w:rsidR="007E7B9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RC" w:author="Rinse Cramer" w:date="2025-12-31T16:22:00Z" w:id="214">
    <w:p w:rsidR="007B689F" w:rsidP="007B689F" w:rsidRDefault="007B689F" w14:paraId="7ED9D945" w14:textId="77777777">
      <w:pPr>
        <w:pStyle w:val="CommentText"/>
      </w:pPr>
      <w:r>
        <w:rPr>
          <w:rStyle w:val="CommentReference"/>
        </w:rPr>
        <w:annotationRef/>
      </w:r>
      <w:r>
        <w:t>Vanaf hier wijkt de actielijst af van de flowchart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D9D9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F23AAA" w16cex:dateUtc="2025-12-31T15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D9D945" w16cid:durableId="46F23A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1.65pt;height:11.65pt;visibility:visible" alt="Stop outline" o:bullet="t" type="#_x0000_t7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">
        <v:imagedata o:title="" r:id="rId1"/>
      </v:shape>
    </w:pict>
  </w:numPicBullet>
  <w:abstractNum w:abstractNumId="0" w15:restartNumberingAfterBreak="0">
    <w:nsid w:val="02F928C7"/>
    <w:multiLevelType w:val="hybridMultilevel"/>
    <w:tmpl w:val="473058D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685AD6"/>
    <w:multiLevelType w:val="hybridMultilevel"/>
    <w:tmpl w:val="104444EC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8B20D7"/>
    <w:multiLevelType w:val="hybridMultilevel"/>
    <w:tmpl w:val="FD54353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D17471"/>
    <w:multiLevelType w:val="hybridMultilevel"/>
    <w:tmpl w:val="D5BE5DE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A3528B"/>
    <w:multiLevelType w:val="hybridMultilevel"/>
    <w:tmpl w:val="D556CC4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627006"/>
    <w:multiLevelType w:val="hybridMultilevel"/>
    <w:tmpl w:val="A0440022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0E7E4B"/>
    <w:multiLevelType w:val="hybridMultilevel"/>
    <w:tmpl w:val="8C844B7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177686"/>
    <w:multiLevelType w:val="hybridMultilevel"/>
    <w:tmpl w:val="A262249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042E8B"/>
    <w:multiLevelType w:val="hybridMultilevel"/>
    <w:tmpl w:val="7C6841E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856206A"/>
    <w:multiLevelType w:val="hybridMultilevel"/>
    <w:tmpl w:val="816CAFB2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4E61DB"/>
    <w:multiLevelType w:val="hybridMultilevel"/>
    <w:tmpl w:val="9568457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B6027F"/>
    <w:multiLevelType w:val="hybridMultilevel"/>
    <w:tmpl w:val="C88C331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4740180"/>
    <w:multiLevelType w:val="hybridMultilevel"/>
    <w:tmpl w:val="5BE6FBC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7D35FB9"/>
    <w:multiLevelType w:val="hybridMultilevel"/>
    <w:tmpl w:val="E93641D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7A5C52"/>
    <w:multiLevelType w:val="hybridMultilevel"/>
    <w:tmpl w:val="1204845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CE56237"/>
    <w:multiLevelType w:val="hybridMultilevel"/>
    <w:tmpl w:val="0578493A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8A0A03"/>
    <w:multiLevelType w:val="hybridMultilevel"/>
    <w:tmpl w:val="290C2CF4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BD313A"/>
    <w:multiLevelType w:val="hybridMultilevel"/>
    <w:tmpl w:val="5986E69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DC612D"/>
    <w:multiLevelType w:val="hybridMultilevel"/>
    <w:tmpl w:val="0CEAE650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FFC5629"/>
    <w:multiLevelType w:val="hybridMultilevel"/>
    <w:tmpl w:val="7780FED2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2870462"/>
    <w:multiLevelType w:val="hybridMultilevel"/>
    <w:tmpl w:val="E438E0A8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5B617D3"/>
    <w:multiLevelType w:val="hybridMultilevel"/>
    <w:tmpl w:val="6882D72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6014714"/>
    <w:multiLevelType w:val="hybridMultilevel"/>
    <w:tmpl w:val="0AA48402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73321FF"/>
    <w:multiLevelType w:val="hybridMultilevel"/>
    <w:tmpl w:val="DB1697EE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7ED23FC"/>
    <w:multiLevelType w:val="hybridMultilevel"/>
    <w:tmpl w:val="519676C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9FF77C0"/>
    <w:multiLevelType w:val="hybridMultilevel"/>
    <w:tmpl w:val="9A12535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0773A64"/>
    <w:multiLevelType w:val="hybridMultilevel"/>
    <w:tmpl w:val="F90E0FD4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1FD23A2"/>
    <w:multiLevelType w:val="hybridMultilevel"/>
    <w:tmpl w:val="754ECDCC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4271681"/>
    <w:multiLevelType w:val="hybridMultilevel"/>
    <w:tmpl w:val="11149F3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5835B26"/>
    <w:multiLevelType w:val="hybridMultilevel"/>
    <w:tmpl w:val="166C86A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7800032"/>
    <w:multiLevelType w:val="hybridMultilevel"/>
    <w:tmpl w:val="645229F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8503008"/>
    <w:multiLevelType w:val="hybridMultilevel"/>
    <w:tmpl w:val="6A04760C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9CA61B5"/>
    <w:multiLevelType w:val="hybridMultilevel"/>
    <w:tmpl w:val="510ED82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D9726DE"/>
    <w:multiLevelType w:val="hybridMultilevel"/>
    <w:tmpl w:val="73D4193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49A44FC"/>
    <w:multiLevelType w:val="hybridMultilevel"/>
    <w:tmpl w:val="26F4D1CE"/>
    <w:lvl w:ilvl="0" w:tplc="54A23044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C0B2C42"/>
    <w:multiLevelType w:val="hybridMultilevel"/>
    <w:tmpl w:val="45682F46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37F0E76"/>
    <w:multiLevelType w:val="hybridMultilevel"/>
    <w:tmpl w:val="E930735C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4BE5E2E"/>
    <w:multiLevelType w:val="hybridMultilevel"/>
    <w:tmpl w:val="1F242766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58839CB"/>
    <w:multiLevelType w:val="hybridMultilevel"/>
    <w:tmpl w:val="DE5C282A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77526DD"/>
    <w:multiLevelType w:val="hybridMultilevel"/>
    <w:tmpl w:val="50D0CFB4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C121226"/>
    <w:multiLevelType w:val="hybridMultilevel"/>
    <w:tmpl w:val="C28AAF5E"/>
    <w:lvl w:ilvl="0" w:tplc="13EC95AC">
      <w:start w:val="1"/>
      <w:numFmt w:val="bullet"/>
      <w:lvlText w:val="☐"/>
      <w:lvlJc w:val="left"/>
      <w:pPr>
        <w:ind w:left="720" w:hanging="360"/>
      </w:pPr>
      <w:rPr>
        <w:rFonts w:hint="default" w:ascii="Aptos" w:hAnsi="Apto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3390749">
    <w:abstractNumId w:val="6"/>
  </w:num>
  <w:num w:numId="2" w16cid:durableId="351805157">
    <w:abstractNumId w:val="33"/>
  </w:num>
  <w:num w:numId="3" w16cid:durableId="179052167">
    <w:abstractNumId w:val="23"/>
  </w:num>
  <w:num w:numId="4" w16cid:durableId="1207259472">
    <w:abstractNumId w:val="11"/>
  </w:num>
  <w:num w:numId="5" w16cid:durableId="831261231">
    <w:abstractNumId w:val="29"/>
  </w:num>
  <w:num w:numId="6" w16cid:durableId="752239572">
    <w:abstractNumId w:val="28"/>
  </w:num>
  <w:num w:numId="7" w16cid:durableId="515652291">
    <w:abstractNumId w:val="3"/>
  </w:num>
  <w:num w:numId="8" w16cid:durableId="1720280243">
    <w:abstractNumId w:val="36"/>
  </w:num>
  <w:num w:numId="9" w16cid:durableId="1528713884">
    <w:abstractNumId w:val="39"/>
  </w:num>
  <w:num w:numId="10" w16cid:durableId="1142120100">
    <w:abstractNumId w:val="38"/>
  </w:num>
  <w:num w:numId="11" w16cid:durableId="311837601">
    <w:abstractNumId w:val="12"/>
  </w:num>
  <w:num w:numId="12" w16cid:durableId="1468284154">
    <w:abstractNumId w:val="4"/>
  </w:num>
  <w:num w:numId="13" w16cid:durableId="2122332101">
    <w:abstractNumId w:val="13"/>
  </w:num>
  <w:num w:numId="14" w16cid:durableId="1763261361">
    <w:abstractNumId w:val="21"/>
  </w:num>
  <w:num w:numId="15" w16cid:durableId="1554581963">
    <w:abstractNumId w:val="27"/>
  </w:num>
  <w:num w:numId="16" w16cid:durableId="845361340">
    <w:abstractNumId w:val="32"/>
  </w:num>
  <w:num w:numId="17" w16cid:durableId="534776233">
    <w:abstractNumId w:val="14"/>
  </w:num>
  <w:num w:numId="18" w16cid:durableId="663240726">
    <w:abstractNumId w:val="17"/>
  </w:num>
  <w:num w:numId="19" w16cid:durableId="903684193">
    <w:abstractNumId w:val="35"/>
  </w:num>
  <w:num w:numId="20" w16cid:durableId="1391734797">
    <w:abstractNumId w:val="7"/>
  </w:num>
  <w:num w:numId="21" w16cid:durableId="1844276686">
    <w:abstractNumId w:val="25"/>
  </w:num>
  <w:num w:numId="22" w16cid:durableId="46346707">
    <w:abstractNumId w:val="8"/>
  </w:num>
  <w:num w:numId="23" w16cid:durableId="1214003751">
    <w:abstractNumId w:val="10"/>
  </w:num>
  <w:num w:numId="24" w16cid:durableId="149442053">
    <w:abstractNumId w:val="30"/>
  </w:num>
  <w:num w:numId="25" w16cid:durableId="380327952">
    <w:abstractNumId w:val="9"/>
  </w:num>
  <w:num w:numId="26" w16cid:durableId="1018778485">
    <w:abstractNumId w:val="2"/>
  </w:num>
  <w:num w:numId="27" w16cid:durableId="470441556">
    <w:abstractNumId w:val="0"/>
  </w:num>
  <w:num w:numId="28" w16cid:durableId="1706521846">
    <w:abstractNumId w:val="24"/>
  </w:num>
  <w:num w:numId="29" w16cid:durableId="1399014083">
    <w:abstractNumId w:val="18"/>
  </w:num>
  <w:num w:numId="30" w16cid:durableId="519852869">
    <w:abstractNumId w:val="1"/>
  </w:num>
  <w:num w:numId="31" w16cid:durableId="1117406358">
    <w:abstractNumId w:val="40"/>
  </w:num>
  <w:num w:numId="32" w16cid:durableId="1432506264">
    <w:abstractNumId w:val="5"/>
  </w:num>
  <w:num w:numId="33" w16cid:durableId="137190370">
    <w:abstractNumId w:val="20"/>
  </w:num>
  <w:num w:numId="34" w16cid:durableId="993338230">
    <w:abstractNumId w:val="34"/>
  </w:num>
  <w:num w:numId="35" w16cid:durableId="13967395">
    <w:abstractNumId w:val="22"/>
  </w:num>
  <w:num w:numId="36" w16cid:durableId="1665550805">
    <w:abstractNumId w:val="15"/>
  </w:num>
  <w:num w:numId="37" w16cid:durableId="1659649783">
    <w:abstractNumId w:val="37"/>
  </w:num>
  <w:num w:numId="38" w16cid:durableId="1511674490">
    <w:abstractNumId w:val="31"/>
  </w:num>
  <w:num w:numId="39" w16cid:durableId="918901128">
    <w:abstractNumId w:val="16"/>
  </w:num>
  <w:num w:numId="40" w16cid:durableId="1414670364">
    <w:abstractNumId w:val="26"/>
  </w:num>
  <w:num w:numId="41" w16cid:durableId="1765766293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nse Cramer">
    <w15:presenceInfo w15:providerId="Windows Live" w15:userId="f8acfcd14c01cf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revisionView w:markup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0F"/>
    <w:rsid w:val="00001690"/>
    <w:rsid w:val="00020D38"/>
    <w:rsid w:val="00071F3A"/>
    <w:rsid w:val="00072C85"/>
    <w:rsid w:val="000A2D3F"/>
    <w:rsid w:val="000A785D"/>
    <w:rsid w:val="000B09DA"/>
    <w:rsid w:val="000C11E6"/>
    <w:rsid w:val="000D6D0B"/>
    <w:rsid w:val="000D7EF3"/>
    <w:rsid w:val="001019AB"/>
    <w:rsid w:val="001159C0"/>
    <w:rsid w:val="00121051"/>
    <w:rsid w:val="00122A5B"/>
    <w:rsid w:val="0012397B"/>
    <w:rsid w:val="00151B02"/>
    <w:rsid w:val="00164E45"/>
    <w:rsid w:val="001A6B17"/>
    <w:rsid w:val="001F6238"/>
    <w:rsid w:val="00203C52"/>
    <w:rsid w:val="002345C5"/>
    <w:rsid w:val="002356C7"/>
    <w:rsid w:val="0026677E"/>
    <w:rsid w:val="00270729"/>
    <w:rsid w:val="00297BE3"/>
    <w:rsid w:val="002B0380"/>
    <w:rsid w:val="002B1536"/>
    <w:rsid w:val="002C3AED"/>
    <w:rsid w:val="002F7E39"/>
    <w:rsid w:val="00306E9E"/>
    <w:rsid w:val="00320901"/>
    <w:rsid w:val="003364CB"/>
    <w:rsid w:val="00342F86"/>
    <w:rsid w:val="00351686"/>
    <w:rsid w:val="003B5485"/>
    <w:rsid w:val="003B5BF5"/>
    <w:rsid w:val="00421623"/>
    <w:rsid w:val="0042291C"/>
    <w:rsid w:val="00423F80"/>
    <w:rsid w:val="00437157"/>
    <w:rsid w:val="004530A5"/>
    <w:rsid w:val="00460B55"/>
    <w:rsid w:val="0046464D"/>
    <w:rsid w:val="00491475"/>
    <w:rsid w:val="004D0290"/>
    <w:rsid w:val="00523F3D"/>
    <w:rsid w:val="0052692B"/>
    <w:rsid w:val="005716C5"/>
    <w:rsid w:val="00586878"/>
    <w:rsid w:val="00586C74"/>
    <w:rsid w:val="00593042"/>
    <w:rsid w:val="005B0CD9"/>
    <w:rsid w:val="005D5D8D"/>
    <w:rsid w:val="005F512F"/>
    <w:rsid w:val="00611532"/>
    <w:rsid w:val="006315E0"/>
    <w:rsid w:val="006517DF"/>
    <w:rsid w:val="00652A12"/>
    <w:rsid w:val="006537F2"/>
    <w:rsid w:val="006549CA"/>
    <w:rsid w:val="00667B7F"/>
    <w:rsid w:val="006716C8"/>
    <w:rsid w:val="006878EF"/>
    <w:rsid w:val="006945D0"/>
    <w:rsid w:val="006B18D1"/>
    <w:rsid w:val="006D184E"/>
    <w:rsid w:val="006D6911"/>
    <w:rsid w:val="006D6DFE"/>
    <w:rsid w:val="006F0508"/>
    <w:rsid w:val="00721240"/>
    <w:rsid w:val="00722A89"/>
    <w:rsid w:val="00734C0F"/>
    <w:rsid w:val="00740E6F"/>
    <w:rsid w:val="007470B2"/>
    <w:rsid w:val="00750940"/>
    <w:rsid w:val="00766459"/>
    <w:rsid w:val="00773C47"/>
    <w:rsid w:val="00786703"/>
    <w:rsid w:val="00790CDD"/>
    <w:rsid w:val="00794539"/>
    <w:rsid w:val="007B689F"/>
    <w:rsid w:val="007E7B91"/>
    <w:rsid w:val="0080031A"/>
    <w:rsid w:val="00801C9E"/>
    <w:rsid w:val="00885976"/>
    <w:rsid w:val="00895B89"/>
    <w:rsid w:val="008A65B2"/>
    <w:rsid w:val="00921E98"/>
    <w:rsid w:val="00933041"/>
    <w:rsid w:val="0093312F"/>
    <w:rsid w:val="009475F3"/>
    <w:rsid w:val="00963F61"/>
    <w:rsid w:val="00981FCB"/>
    <w:rsid w:val="00984A17"/>
    <w:rsid w:val="00991A81"/>
    <w:rsid w:val="009A4AA5"/>
    <w:rsid w:val="009A7062"/>
    <w:rsid w:val="009B7D0B"/>
    <w:rsid w:val="009E0CF5"/>
    <w:rsid w:val="009E77C5"/>
    <w:rsid w:val="009F3340"/>
    <w:rsid w:val="00A013CE"/>
    <w:rsid w:val="00A531B3"/>
    <w:rsid w:val="00A75E1F"/>
    <w:rsid w:val="00A86295"/>
    <w:rsid w:val="00A94266"/>
    <w:rsid w:val="00AD54AA"/>
    <w:rsid w:val="00AF2392"/>
    <w:rsid w:val="00AF46C7"/>
    <w:rsid w:val="00AF7F0C"/>
    <w:rsid w:val="00B023F7"/>
    <w:rsid w:val="00B232C5"/>
    <w:rsid w:val="00B35C87"/>
    <w:rsid w:val="00B572FC"/>
    <w:rsid w:val="00B6720F"/>
    <w:rsid w:val="00B73D25"/>
    <w:rsid w:val="00B81B1B"/>
    <w:rsid w:val="00B83889"/>
    <w:rsid w:val="00BA33B0"/>
    <w:rsid w:val="00BB0AB6"/>
    <w:rsid w:val="00BB108A"/>
    <w:rsid w:val="00BC011A"/>
    <w:rsid w:val="00BC08C4"/>
    <w:rsid w:val="00BE41D6"/>
    <w:rsid w:val="00BF1633"/>
    <w:rsid w:val="00BF26DC"/>
    <w:rsid w:val="00C02CFD"/>
    <w:rsid w:val="00C02EBC"/>
    <w:rsid w:val="00C12619"/>
    <w:rsid w:val="00C1744D"/>
    <w:rsid w:val="00C24D55"/>
    <w:rsid w:val="00C3443E"/>
    <w:rsid w:val="00C36AB8"/>
    <w:rsid w:val="00C52669"/>
    <w:rsid w:val="00C56BB9"/>
    <w:rsid w:val="00C577EE"/>
    <w:rsid w:val="00C83CE1"/>
    <w:rsid w:val="00C94C51"/>
    <w:rsid w:val="00CB3E98"/>
    <w:rsid w:val="00CB5027"/>
    <w:rsid w:val="00CC1E04"/>
    <w:rsid w:val="00CC45BD"/>
    <w:rsid w:val="00CE2822"/>
    <w:rsid w:val="00CF1D9E"/>
    <w:rsid w:val="00CF4FC9"/>
    <w:rsid w:val="00D00EF3"/>
    <w:rsid w:val="00D116BE"/>
    <w:rsid w:val="00D30CEB"/>
    <w:rsid w:val="00D40F9E"/>
    <w:rsid w:val="00D47C31"/>
    <w:rsid w:val="00D61F0C"/>
    <w:rsid w:val="00D627ED"/>
    <w:rsid w:val="00D7162F"/>
    <w:rsid w:val="00D71DE8"/>
    <w:rsid w:val="00D84C29"/>
    <w:rsid w:val="00DA2933"/>
    <w:rsid w:val="00DA73E2"/>
    <w:rsid w:val="00DB4DD8"/>
    <w:rsid w:val="00DC65B9"/>
    <w:rsid w:val="00DD3B94"/>
    <w:rsid w:val="00DD626D"/>
    <w:rsid w:val="00DE38BC"/>
    <w:rsid w:val="00DE57D1"/>
    <w:rsid w:val="00DF1221"/>
    <w:rsid w:val="00E00FCF"/>
    <w:rsid w:val="00E03F7B"/>
    <w:rsid w:val="00E129A5"/>
    <w:rsid w:val="00E2428E"/>
    <w:rsid w:val="00E33CBC"/>
    <w:rsid w:val="00E42D21"/>
    <w:rsid w:val="00E65573"/>
    <w:rsid w:val="00E826E8"/>
    <w:rsid w:val="00E9378A"/>
    <w:rsid w:val="00EA18E3"/>
    <w:rsid w:val="00EB7C28"/>
    <w:rsid w:val="00EC125D"/>
    <w:rsid w:val="00EC3726"/>
    <w:rsid w:val="00EC4845"/>
    <w:rsid w:val="00ED13CA"/>
    <w:rsid w:val="00EF1EF6"/>
    <w:rsid w:val="00EF4288"/>
    <w:rsid w:val="00F00452"/>
    <w:rsid w:val="00F25BA8"/>
    <w:rsid w:val="00F442E3"/>
    <w:rsid w:val="00F531D8"/>
    <w:rsid w:val="00F54272"/>
    <w:rsid w:val="00F85E74"/>
    <w:rsid w:val="00F9487F"/>
    <w:rsid w:val="00FA022B"/>
    <w:rsid w:val="00FE67B0"/>
    <w:rsid w:val="032AFC24"/>
    <w:rsid w:val="097B102A"/>
    <w:rsid w:val="0BB2F8C1"/>
    <w:rsid w:val="1BFE95FD"/>
    <w:rsid w:val="1D105F83"/>
    <w:rsid w:val="38FB5F81"/>
    <w:rsid w:val="4200D7D3"/>
    <w:rsid w:val="4C4F64BE"/>
    <w:rsid w:val="5156CC98"/>
    <w:rsid w:val="55906EA2"/>
    <w:rsid w:val="63077BD6"/>
    <w:rsid w:val="6C7DFF07"/>
    <w:rsid w:val="7307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0F647"/>
  <w15:chartTrackingRefBased/>
  <w15:docId w15:val="{2BB3CC87-B793-44A4-AD9E-6DC9D612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20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20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6720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6720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6720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6720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6720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6720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6720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6720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67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20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672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67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20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67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20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67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20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A022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B68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689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B68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689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B68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D8583-C5F0-4BAA-A072-56DE4D4FBBE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2026-04-12T16:43:00Z</dcterms:created>
  <dc:creator>Rinse Cramer</dc:creator>
  <dc:description/>
  <keywords/>
  <lastModifiedBy>Rinse Cramer</lastModifiedBy>
  <revision>9</revision>
  <dc:subject/>
  <dc:title/>
  <dcterms:modified xsi:type="dcterms:W3CDTF">2026-06-14T13:48:44Z</dcterms:modified>
</coreProperties>
</file>