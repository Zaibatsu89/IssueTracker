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B6720F" w:rsidP="00B6720F" w:rsidRDefault="00B6720F" w14:paraId="73A49D39" w14:textId="7468B391">
      <w:pPr>
        <w:pStyle w:val="Title"/>
      </w:pPr>
      <w:r>
        <w:t>Actielijst</w:t>
      </w:r>
      <w:del w:author="Rinse Cramer" w:date="2025-12-12T14:37:00Z" w16du:dateUtc="2025-12-12T13:37:00Z" w:id="0">
        <w:r w:rsidDel="00C577EE">
          <w:delText xml:space="preserve"> per Fase</w:delText>
        </w:r>
      </w:del>
    </w:p>
    <w:p w:rsidR="00B6720F" w:rsidP="00B6720F" w:rsidRDefault="00B6720F" w14:paraId="7D189558" w14:textId="66799B4B">
      <w:pPr>
        <w:pStyle w:val="Subtitle"/>
      </w:pPr>
      <w:del w:author="Rinse Cramer" w:date="2025-12-31T16:30:00Z" w16du:dateUtc="2025-12-31T15:30:00Z" w:id="1">
        <w:r w:rsidDel="00D00EF3">
          <w:delText xml:space="preserve">Afvinkbare acties voor </w:delText>
        </w:r>
      </w:del>
      <w:del w:author="Rinse Cramer" w:date="2025-12-12T14:37:00Z" w16du:dateUtc="2025-12-12T13:37:00Z" w:id="2">
        <w:r w:rsidDel="00C577EE">
          <w:delText>iedere projectfase</w:delText>
        </w:r>
      </w:del>
      <w:ins w:author="Rinse Cramer" w:date="2025-12-31T16:30:00Z" w16du:dateUtc="2025-12-31T15:30:00Z" w:id="3">
        <w:r w:rsidR="00D00EF3">
          <w:t>In iedere actie de checklijst afvinken voordat je doorgaat</w:t>
        </w:r>
      </w:ins>
    </w:p>
    <w:p w:rsidR="00B6720F" w:rsidP="00B6720F" w:rsidRDefault="00B6720F" w14:paraId="601F5F9A" w14:textId="18727305">
      <w:pPr>
        <w:pStyle w:val="Heading1"/>
      </w:pPr>
      <w:r w:rsidRPr="4200D7D3" w:rsidR="00B6720F">
        <w:rPr>
          <w:rFonts w:ascii="Segoe UI Emoji" w:hAnsi="Segoe UI Emoji" w:cs="Segoe UI Emoji"/>
        </w:rPr>
        <w:t>⏱️</w:t>
      </w:r>
      <w:r w:rsidR="00B6720F">
        <w:rPr/>
        <w:t xml:space="preserve"> </w:t>
      </w:r>
      <w:r w:rsidR="4C4F64BE">
        <w:rPr/>
        <w:t>101</w:t>
      </w:r>
      <w:ins w:author="Rinse Cramer" w:date="2025-12-12T15:01:00Z" w16du:dateUtc="2025-12-12T14:01:00Z" w:id="1941351483">
        <w:r w:rsidR="009B7D0B">
          <w:t xml:space="preserve">. </w:t>
        </w:r>
      </w:ins>
      <w:ins w:author="Rinse Cramer" w:date="2025-12-12T14:43:00Z" w16du:dateUtc="2025-12-12T13:43:00Z" w:id="2051569623">
        <w:r w:rsidR="005D5D8D">
          <w:t>Status = intake</w:t>
        </w:r>
      </w:ins>
    </w:p>
    <w:p w:rsidRPr="00B6720F" w:rsidR="00B6720F" w:rsidP="00B6720F" w:rsidRDefault="00CF1D9E" w14:paraId="3FA6391A" w14:textId="3F69299A">
      <w:pPr>
        <w:pStyle w:val="ListParagraph"/>
        <w:keepNext/>
        <w:numPr>
          <w:ilvl w:val="0"/>
          <w:numId w:val="15"/>
        </w:numPr>
        <w:spacing w:after="0" w:line="240" w:lineRule="auto"/>
      </w:pPr>
      <w:del w:author="Rinse Cramer" w:date="2025-12-12T15:01:00Z" w16du:dateUtc="2025-12-12T14:01:00Z" w:id="7">
        <w:r w:rsidDel="009B7D0B">
          <w:delText>A</w:delText>
        </w:r>
      </w:del>
      <w:ins w:author="Rinse Cramer" w:date="2025-12-12T15:01:00Z" w16du:dateUtc="2025-12-12T14:01:00Z" w:id="8">
        <w:r w:rsidR="009B7D0B">
          <w:t>1</w:t>
        </w:r>
      </w:ins>
      <w:r>
        <w:t xml:space="preserve">. </w:t>
      </w:r>
      <w:del w:author="Rinse Cramer" w:date="2025-12-12T14:44:00Z" w16du:dateUtc="2025-12-12T13:44:00Z" w:id="9">
        <w:r w:rsidRPr="00B6720F" w:rsidDel="00423F80" w:rsidR="00B6720F">
          <w:delText>Oplossingsrichting bepaald</w:delText>
        </w:r>
      </w:del>
      <w:ins w:author="Rinse Cramer" w:date="2025-12-12T14:47:00Z" w16du:dateUtc="2025-12-12T13:47:00Z" w:id="10">
        <w:r w:rsidR="00E00FCF">
          <w:t>Jira-uitvoerder is medewerker</w:t>
        </w:r>
      </w:ins>
    </w:p>
    <w:p w:rsidR="00B6720F" w:rsidP="00B6720F" w:rsidRDefault="00CF1D9E" w14:paraId="03D1BCE8" w14:textId="5B8AD625">
      <w:pPr>
        <w:pStyle w:val="ListParagraph"/>
        <w:numPr>
          <w:ilvl w:val="0"/>
          <w:numId w:val="15"/>
        </w:numPr>
      </w:pPr>
      <w:del w:author="Rinse Cramer" w:date="2025-12-12T15:01:00Z" w16du:dateUtc="2025-12-12T14:01:00Z" w:id="11">
        <w:r w:rsidDel="009B7D0B">
          <w:delText>B</w:delText>
        </w:r>
      </w:del>
      <w:ins w:author="Rinse Cramer" w:date="2025-12-12T15:01:00Z" w16du:dateUtc="2025-12-12T14:01:00Z" w:id="12">
        <w:r w:rsidR="009B7D0B">
          <w:t>2</w:t>
        </w:r>
      </w:ins>
      <w:r>
        <w:t xml:space="preserve">. </w:t>
      </w:r>
      <w:del w:author="Rinse Cramer" w:date="2025-12-12T14:44:00Z" w16du:dateUtc="2025-12-12T13:44:00Z" w:id="13">
        <w:r w:rsidRPr="00B6720F" w:rsidDel="00921E98" w:rsidR="00B6720F">
          <w:delText>Deliverable specificatie opgesteld</w:delText>
        </w:r>
      </w:del>
      <w:ins w:author="Rinse Cramer" w:date="2025-12-12T14:47:00Z" w16du:dateUtc="2025-12-12T13:47:00Z" w:id="14">
        <w:r w:rsidR="00E00FCF">
          <w:t>Jira-status is Toegewezen</w:t>
        </w:r>
      </w:ins>
      <w:r w:rsidR="00DA73E2">
        <w:t xml:space="preserve"> of Review aanpak</w:t>
      </w:r>
    </w:p>
    <w:p w:rsidR="00B6720F" w:rsidP="00B6720F" w:rsidRDefault="00CF1D9E" w14:paraId="6B1CB500" w14:textId="1B2ED7ED">
      <w:pPr>
        <w:pStyle w:val="ListParagraph"/>
        <w:numPr>
          <w:ilvl w:val="0"/>
          <w:numId w:val="15"/>
        </w:numPr>
        <w:rPr>
          <w:ins w:author="Rinse Cramer" w:date="2025-12-12T14:56:00Z" w16du:dateUtc="2025-12-12T13:56:00Z" w:id="15"/>
        </w:rPr>
      </w:pPr>
      <w:del w:author="Rinse Cramer" w:date="2025-12-12T15:01:00Z" w16du:dateUtc="2025-12-12T14:01:00Z" w:id="16">
        <w:r w:rsidDel="009B7D0B">
          <w:delText>C</w:delText>
        </w:r>
      </w:del>
      <w:ins w:author="Rinse Cramer" w:date="2025-12-12T15:01:00Z" w16du:dateUtc="2025-12-12T14:01:00Z" w:id="17">
        <w:r w:rsidR="009B7D0B">
          <w:t>3</w:t>
        </w:r>
      </w:ins>
      <w:r>
        <w:t xml:space="preserve">. </w:t>
      </w:r>
      <w:del w:author="Rinse Cramer" w:date="2025-12-12T14:45:00Z" w16du:dateUtc="2025-12-12T13:45:00Z" w:id="18">
        <w:r w:rsidRPr="00B6720F" w:rsidDel="00921E98" w:rsidR="00B6720F">
          <w:delText>Initiële schatting gemaakt</w:delText>
        </w:r>
      </w:del>
      <w:ins w:author="Rinse Cramer" w:date="2025-12-12T14:45:00Z" w16du:dateUtc="2025-12-12T13:45:00Z" w:id="19">
        <w:r w:rsidR="00921E98">
          <w:t xml:space="preserve">Jira-status wordt </w:t>
        </w:r>
        <w:r w:rsidR="002F7E39">
          <w:t>Intake</w:t>
        </w:r>
      </w:ins>
    </w:p>
    <w:p w:rsidR="00421623" w:rsidP="00421623" w:rsidRDefault="00421623" w14:paraId="06C970D7" w14:textId="3D006096">
      <w:pPr>
        <w:pStyle w:val="Heading1"/>
        <w:rPr>
          <w:ins w:author="Rinse Cramer" w:date="2025-12-12T14:56:00Z" w16du:dateUtc="2025-12-12T13:56:00Z" w:id="903736532"/>
        </w:rPr>
      </w:pPr>
      <w:ins w:author="Rinse Cramer" w:date="2025-12-12T14:56:00Z" w16du:dateUtc="2025-12-12T13:56:00Z" w:id="255664288">
        <w:r w:rsidRPr="4200D7D3" w:rsidR="00421623">
          <w:rPr>
            <w:rFonts w:ascii="Segoe UI Emoji" w:hAnsi="Segoe UI Emoji" w:cs="Segoe UI Emoji"/>
          </w:rPr>
          <w:t xml:space="preserve">⏱️ </w:t>
        </w:r>
      </w:ins>
      <w:r w:rsidRPr="4200D7D3" w:rsidR="5156CC98">
        <w:rPr>
          <w:rFonts w:ascii="Segoe UI Emoji" w:hAnsi="Segoe UI Emoji" w:cs="Segoe UI Emoji"/>
        </w:rPr>
        <w:t>102</w:t>
      </w:r>
      <w:ins w:author="Rinse Cramer" w:date="2025-12-12T15:01:00Z" w16du:dateUtc="2025-12-12T14:01:00Z" w:id="1700685578">
        <w:r w:rsidRPr="4200D7D3" w:rsidR="009B7D0B">
          <w:rPr>
            <w:rPrChange w:author="Rinse Cramer" w:date="2025-12-12T15:01:00Z" w16du:dateUtc="2025-12-12T14:01:00Z" w:id="913540555">
              <w:rPr>
                <w:rFonts w:ascii="Segoe UI Emoji" w:hAnsi="Segoe UI Emoji" w:cs="Segoe UI Emoji"/>
              </w:rPr>
            </w:rPrChange>
          </w:rPr>
          <w:t>.</w:t>
        </w:r>
        <w:r w:rsidRPr="4200D7D3" w:rsidR="009B7D0B">
          <w:rPr>
            <w:rFonts w:ascii="Segoe UI Emoji" w:hAnsi="Segoe UI Emoji" w:cs="Segoe UI Emoji"/>
          </w:rPr>
          <w:t xml:space="preserve"> </w:t>
        </w:r>
      </w:ins>
      <w:ins w:author="Rinse Cramer" w:date="2025-12-12T14:56:00Z" w16du:dateUtc="2025-12-12T13:56:00Z" w:id="2041555254">
        <w:r w:rsidR="00421623">
          <w:t>Start timer</w:t>
        </w:r>
      </w:ins>
    </w:p>
    <w:p w:rsidR="00421623" w:rsidP="00421623" w:rsidRDefault="00CC1E04" w14:paraId="75E6DAEA" w14:textId="7E32E34C">
      <w:pPr>
        <w:pStyle w:val="ListParagraph"/>
        <w:numPr>
          <w:ilvl w:val="0"/>
          <w:numId w:val="41"/>
        </w:numPr>
        <w:rPr>
          <w:ins w:author="Rinse Cramer" w:date="2025-12-12T14:57:00Z" w16du:dateUtc="2025-12-12T13:57:00Z" w:id="25"/>
        </w:rPr>
      </w:pPr>
      <w:ins w:author="Rinse Cramer" w:date="2025-12-12T15:02:00Z" w16du:dateUtc="2025-12-12T14:02:00Z" w:id="26">
        <w:r>
          <w:t>4</w:t>
        </w:r>
      </w:ins>
      <w:ins w:author="Rinse Cramer" w:date="2025-12-12T14:57:00Z" w16du:dateUtc="2025-12-12T13:57:00Z" w:id="27">
        <w:r w:rsidR="00421623">
          <w:t xml:space="preserve">. </w:t>
        </w:r>
        <w:r w:rsidR="00740E6F">
          <w:t>Start &gt; Klok</w:t>
        </w:r>
        <w:r w:rsidR="00020D38">
          <w:t xml:space="preserve"> &gt; </w:t>
        </w:r>
      </w:ins>
      <w:ins w:author="Rinse Cramer" w:date="2025-12-12T14:58:00Z" w16du:dateUtc="2025-12-12T13:58:00Z" w:id="28">
        <w:r w:rsidR="00020D38">
          <w:t>menu &gt; Timer</w:t>
        </w:r>
      </w:ins>
    </w:p>
    <w:p w:rsidR="00740E6F" w:rsidP="00421623" w:rsidRDefault="00CC1E04" w14:paraId="6C8D4D1B" w14:textId="1AA77A23">
      <w:pPr>
        <w:pStyle w:val="ListParagraph"/>
        <w:numPr>
          <w:ilvl w:val="0"/>
          <w:numId w:val="41"/>
        </w:numPr>
        <w:rPr>
          <w:ins w:author="Rinse Cramer" w:date="2025-12-12T14:58:00Z" w16du:dateUtc="2025-12-12T13:58:00Z" w:id="29"/>
        </w:rPr>
      </w:pPr>
      <w:ins w:author="Rinse Cramer" w:date="2025-12-12T15:02:00Z" w16du:dateUtc="2025-12-12T14:02:00Z" w:id="30">
        <w:r>
          <w:t>5</w:t>
        </w:r>
      </w:ins>
      <w:ins w:author="Rinse Cramer" w:date="2025-12-12T14:57:00Z" w16du:dateUtc="2025-12-12T13:57:00Z" w:id="31">
        <w:r w:rsidR="00740E6F">
          <w:t xml:space="preserve">. </w:t>
        </w:r>
      </w:ins>
      <w:r w:rsidR="00DA73E2">
        <w:t xml:space="preserve">Effort tijd instellen &gt; </w:t>
      </w:r>
      <w:ins w:author="Rinse Cramer" w:date="2025-12-12T14:58:00Z" w16du:dateUtc="2025-12-12T13:58:00Z" w:id="32">
        <w:r w:rsidR="00721240">
          <w:t>Start &gt; Op voorgrond behouden</w:t>
        </w:r>
      </w:ins>
    </w:p>
    <w:p w:rsidRPr="00D71DE8" w:rsidR="006945D0" w:rsidP="00CF4FC9" w:rsidRDefault="00CC1E04" w14:paraId="35C9A26B" w14:textId="165BDBD3">
      <w:pPr>
        <w:pStyle w:val="ListParagraph"/>
        <w:numPr>
          <w:ilvl w:val="0"/>
          <w:numId w:val="41"/>
        </w:numPr>
        <w:rPr>
          <w:ins w:author="Rinse Cramer" w:date="2025-12-12T15:44:00Z" w16du:dateUtc="2025-12-12T14:44:00Z" w:id="33"/>
        </w:rPr>
      </w:pPr>
      <w:ins w:author="Rinse Cramer" w:date="2025-12-12T15:02:00Z" w16du:dateUtc="2025-12-12T14:02:00Z" w:id="34">
        <w:r>
          <w:t>6</w:t>
        </w:r>
      </w:ins>
      <w:ins w:author="Rinse Cramer" w:date="2025-12-12T14:59:00Z" w16du:dateUtc="2025-12-12T13:59:00Z" w:id="35">
        <w:r w:rsidR="006F0508">
          <w:t>. Jira-</w:t>
        </w:r>
        <w:r w:rsidR="00B35C87">
          <w:t>st</w:t>
        </w:r>
      </w:ins>
      <w:ins w:author="Rinse Cramer" w:date="2025-12-12T15:00:00Z" w16du:dateUtc="2025-12-12T14:00:00Z" w:id="36">
        <w:r w:rsidR="00B35C87">
          <w:t>opwatch</w:t>
        </w:r>
      </w:ins>
      <w:ins w:author="Rinse Cramer" w:date="2025-12-12T14:59:00Z" w16du:dateUtc="2025-12-12T13:59:00Z" w:id="37">
        <w:r w:rsidR="006F0508">
          <w:t xml:space="preserve"> wordt gestart</w:t>
        </w:r>
      </w:ins>
    </w:p>
    <w:p w:rsidR="00D116BE" w:rsidP="00D116BE" w:rsidRDefault="00D116BE" w14:paraId="033365D3" w14:textId="7DD188F5">
      <w:pPr>
        <w:pStyle w:val="Heading1"/>
        <w:rPr>
          <w:ins w:author="Rinse Cramer" w:date="2025-12-12T15:47:00Z" w16du:dateUtc="2025-12-12T14:47:00Z" w:id="304397433"/>
        </w:rPr>
      </w:pPr>
      <w:ins w:author="Rinse Cramer" w:date="2025-12-12T15:47:00Z" w16du:dateUtc="2025-12-12T14:47:00Z" w:id="1822368906">
        <w:r w:rsidRPr="4200D7D3" w:rsidR="00D116BE">
          <w:rPr>
            <w:rFonts w:ascii="Segoe UI Emoji" w:hAnsi="Segoe UI Emoji" w:cs="Segoe UI Emoji"/>
          </w:rPr>
          <w:t xml:space="preserve">⏱️ </w:t>
        </w:r>
      </w:ins>
      <w:r w:rsidRPr="4200D7D3" w:rsidR="73074721">
        <w:rPr>
          <w:rFonts w:ascii="Segoe UI Emoji" w:hAnsi="Segoe UI Emoji" w:cs="Segoe UI Emoji"/>
        </w:rPr>
        <w:t>103</w:t>
      </w:r>
      <w:ins w:author="Rinse Cramer" w:date="2025-12-12T15:47:00Z" w16du:dateUtc="2025-12-12T14:47:00Z" w:id="679672771">
        <w:r w:rsidR="00D116BE">
          <w:t>.</w:t>
        </w:r>
        <w:r w:rsidRPr="4200D7D3" w:rsidR="00D116BE">
          <w:rPr>
            <w:rFonts w:ascii="Segoe UI Emoji" w:hAnsi="Segoe UI Emoji" w:cs="Segoe UI Emoji"/>
          </w:rPr>
          <w:t xml:space="preserve"> </w:t>
        </w:r>
        <w:r w:rsidR="00D116BE">
          <w:t>Oplossingsrichting:</w:t>
        </w:r>
      </w:ins>
    </w:p>
    <w:p w:rsidRPr="00BC08C4" w:rsidR="006945D0" w:rsidP="00D116BE" w:rsidRDefault="00CF4FC9" w14:paraId="51CB82B6" w14:textId="43BF94AA">
      <w:pPr>
        <w:pStyle w:val="ListParagraph"/>
        <w:numPr>
          <w:ilvl w:val="0"/>
          <w:numId w:val="41"/>
        </w:numPr>
        <w:rPr>
          <w:ins w:author="Rinse Cramer" w:date="2025-12-12T15:50:00Z" w16du:dateUtc="2025-12-12T14:50:00Z" w:id="42"/>
          <w:rPrChange w:author="Rinse Cramer" w:date="2025-12-12T15:50:00Z" w16du:dateUtc="2025-12-12T14:50:00Z" w:id="43">
            <w:rPr>
              <w:ins w:author="Rinse Cramer" w:date="2025-12-12T15:50:00Z" w16du:dateUtc="2025-12-12T14:50:00Z" w:id="44"/>
              <w:lang w:val="en-US"/>
            </w:rPr>
          </w:rPrChange>
        </w:rPr>
      </w:pPr>
      <w:ins w:author="Rinse Cramer" w:date="2025-12-13T10:24:00Z" w16du:dateUtc="2025-12-13T09:24:00Z" w:id="45">
        <w:r w:rsidRPr="00E42D21">
          <w:t>7</w:t>
        </w:r>
      </w:ins>
      <w:ins w:author="Rinse Cramer" w:date="2025-12-12T15:47:00Z" w16du:dateUtc="2025-12-12T14:47:00Z" w:id="46">
        <w:r w:rsidRPr="00E42D21" w:rsidR="00D116BE">
          <w:t xml:space="preserve">. </w:t>
        </w:r>
      </w:ins>
      <w:ins w:author="Rinse Cramer" w:date="2025-12-19T12:05:00Z" w16du:dateUtc="2025-12-19T11:05:00Z" w:id="47">
        <w:r w:rsidR="000B09DA">
          <w:t>Ik heb de oplossingsrichting</w:t>
        </w:r>
      </w:ins>
      <w:r w:rsidR="00E42D21">
        <w:t xml:space="preserve"> </w:t>
      </w:r>
      <w:ins w:author="Rinse Cramer" w:date="2025-12-19T12:05:00Z" w16du:dateUtc="2025-12-19T11:05:00Z" w:id="48">
        <w:r w:rsidR="000B09DA">
          <w:t>geschreven</w:t>
        </w:r>
      </w:ins>
    </w:p>
    <w:p w:rsidR="00BC08C4" w:rsidP="00BC08C4" w:rsidRDefault="00BC08C4" w14:paraId="4324621C" w14:textId="79FD6F55">
      <w:pPr>
        <w:pStyle w:val="Heading1"/>
        <w:rPr>
          <w:ins w:author="Rinse Cramer" w:date="2025-12-12T15:50:00Z" w16du:dateUtc="2025-12-12T14:50:00Z" w:id="67542946"/>
        </w:rPr>
      </w:pPr>
      <w:ins w:author="Rinse Cramer" w:date="2025-12-12T15:50:00Z" w16du:dateUtc="2025-12-12T14:50:00Z" w:id="1874681355">
        <w:r w:rsidRPr="4200D7D3" w:rsidR="00BC08C4">
          <w:rPr>
            <w:rFonts w:ascii="Segoe UI Emoji" w:hAnsi="Segoe UI Emoji" w:cs="Segoe UI Emoji"/>
          </w:rPr>
          <w:t xml:space="preserve">⏱️ </w:t>
        </w:r>
      </w:ins>
      <w:r w:rsidRPr="4200D7D3" w:rsidR="097B102A">
        <w:rPr>
          <w:rFonts w:ascii="Segoe UI Emoji" w:hAnsi="Segoe UI Emoji" w:cs="Segoe UI Emoji"/>
        </w:rPr>
        <w:t>104</w:t>
      </w:r>
      <w:ins w:author="Rinse Cramer" w:date="2025-12-12T15:50:00Z" w16du:dateUtc="2025-12-12T14:50:00Z" w:id="1599396030">
        <w:r w:rsidR="00BC08C4">
          <w:t>.</w:t>
        </w:r>
        <w:r w:rsidRPr="4200D7D3" w:rsidR="00BC08C4">
          <w:rPr>
            <w:rFonts w:ascii="Segoe UI Emoji" w:hAnsi="Segoe UI Emoji" w:cs="Segoe UI Emoji"/>
          </w:rPr>
          <w:t xml:space="preserve"> </w:t>
        </w:r>
        <w:r w:rsidR="00BC08C4">
          <w:t>Deliverab</w:t>
        </w:r>
      </w:ins>
      <w:ins w:author="Rinse Cramer" w:date="2025-12-12T15:51:00Z" w16du:dateUtc="2025-12-12T14:51:00Z" w:id="123456949">
        <w:r w:rsidR="00BC08C4">
          <w:t>le specificatie</w:t>
        </w:r>
      </w:ins>
      <w:ins w:author="Rinse Cramer" w:date="2025-12-12T15:50:00Z" w16du:dateUtc="2025-12-12T14:50:00Z" w:id="1219538507">
        <w:r w:rsidR="00BC08C4">
          <w:t>:</w:t>
        </w:r>
      </w:ins>
    </w:p>
    <w:p w:rsidRPr="00D71DE8" w:rsidR="00BC08C4" w:rsidP="00BC08C4" w:rsidRDefault="00CF4FC9" w14:paraId="65D49A78" w14:textId="53C9DDF9">
      <w:pPr>
        <w:pStyle w:val="ListParagraph"/>
        <w:numPr>
          <w:ilvl w:val="0"/>
          <w:numId w:val="41"/>
        </w:numPr>
        <w:rPr>
          <w:ins w:author="Rinse Cramer" w:date="2025-12-12T15:50:00Z" w16du:dateUtc="2025-12-12T14:50:00Z" w:id="55"/>
        </w:rPr>
      </w:pPr>
      <w:ins w:author="Rinse Cramer" w:date="2025-12-13T10:24:00Z" w16du:dateUtc="2025-12-13T09:24:00Z" w:id="56">
        <w:r w:rsidRPr="009E0CF5">
          <w:rPr>
            <w:rPrChange w:author="Rinse Cramer" w:date="2025-12-19T12:09:00Z" w16du:dateUtc="2025-12-19T11:09:00Z" w:id="57">
              <w:rPr>
                <w:lang w:val="en-US"/>
              </w:rPr>
            </w:rPrChange>
          </w:rPr>
          <w:t>8</w:t>
        </w:r>
      </w:ins>
      <w:ins w:author="Rinse Cramer" w:date="2025-12-12T15:50:00Z" w16du:dateUtc="2025-12-12T14:50:00Z" w:id="58">
        <w:r w:rsidRPr="009E0CF5" w:rsidR="00BC08C4">
          <w:rPr>
            <w:rPrChange w:author="Rinse Cramer" w:date="2025-12-19T12:09:00Z" w16du:dateUtc="2025-12-19T11:09:00Z" w:id="59">
              <w:rPr>
                <w:lang w:val="en-US"/>
              </w:rPr>
            </w:rPrChange>
          </w:rPr>
          <w:t xml:space="preserve">. </w:t>
        </w:r>
      </w:ins>
      <w:ins w:author="Rinse Cramer" w:date="2025-12-19T12:09:00Z" w16du:dateUtc="2025-12-19T11:09:00Z" w:id="60">
        <w:r w:rsidR="009E0CF5">
          <w:t>Ik heb de deliverable specificatie geschreven</w:t>
        </w:r>
      </w:ins>
    </w:p>
    <w:p w:rsidR="00BB0AB6" w:rsidP="00BB0AB6" w:rsidRDefault="00BB0AB6" w14:paraId="440148A3" w14:textId="679FFB71">
      <w:pPr>
        <w:pStyle w:val="Heading1"/>
        <w:rPr>
          <w:ins w:author="Rinse Cramer" w:date="2025-12-12T15:54:00Z" w16du:dateUtc="2025-12-12T14:54:00Z" w:id="1146705402"/>
        </w:rPr>
      </w:pPr>
      <w:ins w:author="Rinse Cramer" w:date="2025-12-12T15:54:00Z" w16du:dateUtc="2025-12-12T14:54:00Z" w:id="490584167">
        <w:r w:rsidRPr="4200D7D3" w:rsidR="00BB0AB6">
          <w:rPr>
            <w:rFonts w:ascii="Segoe UI Emoji" w:hAnsi="Segoe UI Emoji" w:cs="Segoe UI Emoji"/>
          </w:rPr>
          <w:t xml:space="preserve">⏱️ </w:t>
        </w:r>
      </w:ins>
      <w:r w:rsidRPr="4200D7D3" w:rsidR="0BB2F8C1">
        <w:rPr>
          <w:rFonts w:ascii="Segoe UI Emoji" w:hAnsi="Segoe UI Emoji" w:cs="Segoe UI Emoji"/>
        </w:rPr>
        <w:t>105</w:t>
      </w:r>
      <w:ins w:author="Rinse Cramer" w:date="2025-12-12T15:54:00Z" w16du:dateUtc="2025-12-12T14:54:00Z" w:id="996979080">
        <w:r w:rsidR="00BB0AB6">
          <w:t>.</w:t>
        </w:r>
        <w:r w:rsidRPr="4200D7D3" w:rsidR="00BB0AB6">
          <w:rPr>
            <w:rFonts w:ascii="Segoe UI Emoji" w:hAnsi="Segoe UI Emoji" w:cs="Segoe UI Emoji"/>
          </w:rPr>
          <w:t xml:space="preserve"> </w:t>
        </w:r>
        <w:r w:rsidR="00BB0AB6">
          <w:t>Initiële schatting:</w:t>
        </w:r>
      </w:ins>
    </w:p>
    <w:p w:rsidR="00BB0AB6" w:rsidP="00BB0AB6" w:rsidRDefault="00CF4FC9" w14:paraId="004C7CD8" w14:textId="420EB6CE">
      <w:pPr>
        <w:pStyle w:val="ListParagraph"/>
        <w:numPr>
          <w:ilvl w:val="0"/>
          <w:numId w:val="41"/>
        </w:numPr>
        <w:rPr>
          <w:ins w:author="Rinse Cramer" w:date="2025-12-12T15:56:00Z" w16du:dateUtc="2025-12-12T14:56:00Z" w:id="65"/>
        </w:rPr>
      </w:pPr>
      <w:ins w:author="Rinse Cramer" w:date="2025-12-13T10:24:00Z" w16du:dateUtc="2025-12-13T09:24:00Z" w:id="66">
        <w:r w:rsidRPr="00C94C51">
          <w:rPr>
            <w:rPrChange w:author="Rinse Cramer" w:date="2025-12-19T12:11:00Z" w16du:dateUtc="2025-12-19T11:11:00Z" w:id="67">
              <w:rPr>
                <w:lang w:val="en-US"/>
              </w:rPr>
            </w:rPrChange>
          </w:rPr>
          <w:t>9</w:t>
        </w:r>
      </w:ins>
      <w:ins w:author="Rinse Cramer" w:date="2025-12-12T15:54:00Z" w16du:dateUtc="2025-12-12T14:54:00Z" w:id="68">
        <w:r w:rsidRPr="00C94C51" w:rsidR="00BB0AB6">
          <w:rPr>
            <w:rPrChange w:author="Rinse Cramer" w:date="2025-12-19T12:11:00Z" w16du:dateUtc="2025-12-19T11:11:00Z" w:id="69">
              <w:rPr>
                <w:lang w:val="en-US"/>
              </w:rPr>
            </w:rPrChange>
          </w:rPr>
          <w:t xml:space="preserve">. </w:t>
        </w:r>
      </w:ins>
      <w:ins w:author="Rinse Cramer" w:date="2025-12-19T12:11:00Z" w16du:dateUtc="2025-12-19T11:11:00Z" w:id="70">
        <w:r w:rsidR="00C94C51">
          <w:t>Ik heb de initiële schatting</w:t>
        </w:r>
      </w:ins>
      <w:r w:rsidR="00722A89">
        <w:t xml:space="preserve"> </w:t>
      </w:r>
      <w:ins w:author="Rinse Cramer" w:date="2025-12-19T12:11:00Z" w16du:dateUtc="2025-12-19T11:11:00Z" w:id="71">
        <w:r w:rsidR="00C94C51">
          <w:t>geschreven</w:t>
        </w:r>
      </w:ins>
    </w:p>
    <w:p w:rsidR="00B232C5" w:rsidP="00B232C5" w:rsidRDefault="00B232C5" w14:paraId="7C4DC64E" w14:textId="7884F62E">
      <w:pPr>
        <w:pStyle w:val="Heading1"/>
        <w:rPr>
          <w:ins w:author="Rinse Cramer" w:date="2025-12-12T15:59:00Z" w16du:dateUtc="2025-12-12T14:59:00Z" w:id="1577621866"/>
        </w:rPr>
      </w:pPr>
      <w:ins w:author="Rinse Cramer" w:date="2025-12-12T15:59:00Z" w16du:dateUtc="2025-12-12T14:59:00Z" w:id="754867864">
        <w:r w:rsidRPr="4200D7D3" w:rsidR="00B232C5">
          <w:rPr>
            <w:rFonts w:ascii="Segoe UI Emoji" w:hAnsi="Segoe UI Emoji" w:cs="Segoe UI Emoji"/>
          </w:rPr>
          <w:t xml:space="preserve">⏱️ </w:t>
        </w:r>
      </w:ins>
      <w:r w:rsidRPr="4200D7D3" w:rsidR="63077BD6">
        <w:rPr>
          <w:rFonts w:ascii="Segoe UI Emoji" w:hAnsi="Segoe UI Emoji" w:cs="Segoe UI Emoji"/>
        </w:rPr>
        <w:t>106</w:t>
      </w:r>
      <w:ins w:author="Rinse Cramer" w:date="2025-12-12T15:59:00Z" w16du:dateUtc="2025-12-12T14:59:00Z" w:id="2077691272">
        <w:r w:rsidR="00B232C5">
          <w:t>.</w:t>
        </w:r>
        <w:r w:rsidRPr="4200D7D3" w:rsidR="00B232C5">
          <w:rPr>
            <w:rFonts w:ascii="Segoe UI Emoji" w:hAnsi="Segoe UI Emoji" w:cs="Segoe UI Emoji"/>
          </w:rPr>
          <w:t xml:space="preserve"> </w:t>
        </w:r>
        <w:r w:rsidR="00B232C5">
          <w:t>Stop timer</w:t>
        </w:r>
      </w:ins>
    </w:p>
    <w:p w:rsidR="00B232C5" w:rsidP="00C52669" w:rsidRDefault="00CF4FC9" w14:paraId="4EBD9D6A" w14:textId="501EDC07">
      <w:pPr>
        <w:pStyle w:val="ListParagraph"/>
        <w:numPr>
          <w:ilvl w:val="0"/>
          <w:numId w:val="41"/>
        </w:numPr>
        <w:rPr>
          <w:ins w:author="Rinse Cramer" w:date="2025-12-12T15:59:00Z" w16du:dateUtc="2025-12-12T14:59:00Z" w:id="76"/>
        </w:rPr>
      </w:pPr>
      <w:ins w:author="Rinse Cramer" w:date="2025-12-13T10:24:00Z" w16du:dateUtc="2025-12-13T09:24:00Z" w:id="77">
        <w:r>
          <w:t>1</w:t>
        </w:r>
      </w:ins>
      <w:ins w:author="Rinse Cramer" w:date="2025-12-31T16:53:00Z" w16du:dateUtc="2025-12-31T15:53:00Z" w:id="78">
        <w:r w:rsidR="002B0380">
          <w:t>0</w:t>
        </w:r>
      </w:ins>
      <w:ins w:author="Rinse Cramer" w:date="2025-12-12T16:00:00Z" w16du:dateUtc="2025-12-12T15:00:00Z" w:id="79">
        <w:r w:rsidR="00C52669">
          <w:t xml:space="preserve">. Pauze &gt; </w:t>
        </w:r>
      </w:ins>
      <w:ins w:author="Rinse Cramer" w:date="2025-12-12T16:01:00Z" w16du:dateUtc="2025-12-12T15:01:00Z" w:id="80">
        <w:r w:rsidR="001019AB">
          <w:t xml:space="preserve">Opnieuw instellen &gt; </w:t>
        </w:r>
      </w:ins>
      <w:ins w:author="Rinse Cramer" w:date="2025-12-12T15:59:00Z" w16du:dateUtc="2025-12-12T14:59:00Z" w:id="81">
        <w:r w:rsidR="00C52669">
          <w:t>Terug naar volledige weergave</w:t>
        </w:r>
      </w:ins>
    </w:p>
    <w:p w:rsidR="00593042" w:rsidP="00593042" w:rsidRDefault="00CF4FC9" w14:paraId="14A30480" w14:textId="77777777">
      <w:pPr>
        <w:pStyle w:val="ListParagraph"/>
        <w:numPr>
          <w:ilvl w:val="0"/>
          <w:numId w:val="41"/>
        </w:numPr>
        <w:rPr>
          <w:ins w:author="Rinse Cramer" w:date="2025-12-13T10:40:00Z" w16du:dateUtc="2025-12-13T09:40:00Z" w:id="82"/>
        </w:rPr>
      </w:pPr>
      <w:ins w:author="Rinse Cramer" w:date="2025-12-13T10:24:00Z" w16du:dateUtc="2025-12-13T09:24:00Z" w:id="83">
        <w:r>
          <w:t>1</w:t>
        </w:r>
      </w:ins>
      <w:ins w:author="Rinse Cramer" w:date="2025-12-31T16:53:00Z" w16du:dateUtc="2025-12-31T15:53:00Z" w:id="84">
        <w:r w:rsidR="002B0380">
          <w:t>1</w:t>
        </w:r>
      </w:ins>
      <w:ins w:author="Rinse Cramer" w:date="2025-12-12T15:59:00Z" w16du:dateUtc="2025-12-12T14:59:00Z" w:id="85">
        <w:r w:rsidR="00B232C5">
          <w:t xml:space="preserve">. </w:t>
        </w:r>
      </w:ins>
      <w:ins w:author="Rinse Cramer" w:date="2025-12-12T16:01:00Z" w16du:dateUtc="2025-12-12T15:01:00Z" w:id="86">
        <w:r w:rsidR="001019AB">
          <w:t>Klok minimaliseren</w:t>
        </w:r>
      </w:ins>
    </w:p>
    <w:p w:rsidRPr="00773C47" w:rsidR="00593042" w:rsidP="00593042" w:rsidRDefault="00AF7F0C" w14:paraId="4CF062B7" w14:textId="4701172D">
      <w:pPr>
        <w:pStyle w:val="Heading1"/>
        <w:rPr>
          <w:ins w:author="Rinse Cramer" w:date="2025-12-13T10:41:00Z" w16du:dateUtc="2025-12-13T09:41:00Z" w:id="485689805"/>
          <w:rFonts w:cs="Segoe UI Emoji"/>
        </w:rPr>
      </w:pPr>
      <w:ins w:author="Rinse Cramer" w:date="2025-12-12T15:59:00Z" w16du:dateUtc="2025-12-12T14:59:00Z" w:id="1728359377">
        <w:r w:rsidRPr="4200D7D3" w:rsidR="00AF7F0C">
          <w:rPr>
            <w:rFonts w:ascii="Segoe UI Emoji" w:hAnsi="Segoe UI Emoji" w:cs="Segoe UI Emoji"/>
          </w:rPr>
          <w:t>⏱️</w:t>
        </w:r>
      </w:ins>
      <w:ins w:author="Rinse Cramer" w:date="2025-12-13T10:41:00Z" w16du:dateUtc="2025-12-13T09:41:00Z" w:id="1994455934">
        <w:r w:rsidRPr="4200D7D3" w:rsidR="00593042">
          <w:rPr>
            <w:rFonts w:cs="Segoe UI Emoji"/>
          </w:rPr>
          <w:t xml:space="preserve"> </w:t>
        </w:r>
      </w:ins>
      <w:r w:rsidRPr="4200D7D3" w:rsidR="1D105F83">
        <w:rPr>
          <w:rFonts w:cs="Segoe UI Emoji"/>
        </w:rPr>
        <w:t>107</w:t>
      </w:r>
      <w:ins w:author="Rinse Cramer" w:date="2025-12-13T10:41:00Z" w16du:dateUtc="2025-12-13T09:41:00Z" w:id="1259323753">
        <w:r w:rsidRPr="4200D7D3" w:rsidR="00593042">
          <w:rPr>
            <w:rFonts w:cs="Segoe UI Emoji"/>
          </w:rPr>
          <w:t xml:space="preserve">. </w:t>
        </w:r>
      </w:ins>
      <w:r w:rsidRPr="4200D7D3" w:rsidR="00593042">
        <w:rPr>
          <w:rFonts w:cs="Segoe UI Emoji"/>
        </w:rPr>
        <w:t>Bijzonderheden gezien</w:t>
      </w:r>
      <w:ins w:author="Rinse Cramer" w:date="2025-12-13T10:41:00Z" w16du:dateUtc="2025-12-13T09:41:00Z" w:id="287525138">
        <w:r w:rsidRPr="4200D7D3" w:rsidR="00593042">
          <w:rPr>
            <w:rFonts w:cs="Segoe UI Emoji"/>
          </w:rPr>
          <w:t>?</w:t>
        </w:r>
      </w:ins>
    </w:p>
    <w:p w:rsidR="00C02CFD" w:rsidP="00593042" w:rsidRDefault="000C11E6" w14:paraId="749DB805" w14:textId="467AA7FC">
      <w:pPr>
        <w:pStyle w:val="ListParagraph"/>
        <w:numPr>
          <w:ilvl w:val="0"/>
          <w:numId w:val="41"/>
        </w:numPr>
      </w:pPr>
      <w:r>
        <w:t>12</w:t>
      </w:r>
      <w:ins w:author="Rinse Cramer" w:date="2025-12-13T10:41:00Z" w16du:dateUtc="2025-12-13T09:41:00Z" w:id="92">
        <w:r w:rsidR="00593042">
          <w:t xml:space="preserve">. </w:t>
        </w:r>
      </w:ins>
      <w:r w:rsidR="00722A89">
        <w:t xml:space="preserve">Ik heb de </w:t>
      </w:r>
      <w:r w:rsidR="00164E45">
        <w:t>bijzonderheden</w:t>
      </w:r>
      <w:r>
        <w:t xml:space="preserve"> </w:t>
      </w:r>
      <w:r w:rsidR="00722A89">
        <w:t>in de Jira-opmerking met de Intake-</w:t>
      </w:r>
      <w:r w:rsidR="00164E45">
        <w:t>header geschreven</w:t>
      </w:r>
    </w:p>
    <w:p w:rsidRPr="00773C47" w:rsidR="00CB5027" w:rsidP="00CB5027" w:rsidRDefault="00AF7F0C" w14:paraId="1DC13028" w14:textId="38EB71E8">
      <w:pPr>
        <w:pStyle w:val="Heading1"/>
        <w:rPr>
          <w:ins w:author="Rinse Cramer" w:date="2025-12-13T10:42:00Z" w16du:dateUtc="2025-12-13T09:42:00Z" w:id="985375171"/>
          <w:rFonts w:cs="Segoe UI Emoji"/>
        </w:rPr>
      </w:pPr>
      <w:ins w:author="Rinse Cramer" w:date="2025-12-12T15:59:00Z" w16du:dateUtc="2025-12-12T14:59:00Z" w:id="1689948066">
        <w:r w:rsidRPr="4200D7D3" w:rsidR="00AF7F0C">
          <w:rPr>
            <w:rFonts w:ascii="Segoe UI Emoji" w:hAnsi="Segoe UI Emoji" w:cs="Segoe UI Emoji"/>
          </w:rPr>
          <w:t>⏱️</w:t>
        </w:r>
      </w:ins>
      <w:ins w:author="Rinse Cramer" w:date="2025-12-13T10:42:00Z" w16du:dateUtc="2025-12-13T09:42:00Z" w:id="1906288925">
        <w:r w:rsidRPr="4200D7D3" w:rsidR="00CB5027">
          <w:rPr>
            <w:rFonts w:cs="Segoe UI Emoji"/>
          </w:rPr>
          <w:t xml:space="preserve"> </w:t>
        </w:r>
      </w:ins>
      <w:r w:rsidRPr="4200D7D3" w:rsidR="6C7DFF07">
        <w:rPr>
          <w:rFonts w:cs="Segoe UI Emoji"/>
        </w:rPr>
        <w:t>107T</w:t>
      </w:r>
      <w:ins w:author="Rinse Cramer" w:date="2025-12-13T10:42:00Z" w16du:dateUtc="2025-12-13T09:42:00Z" w:id="1105513460">
        <w:r w:rsidRPr="4200D7D3" w:rsidR="00CB5027">
          <w:rPr>
            <w:rFonts w:cs="Segoe UI Emoji"/>
          </w:rPr>
          <w:t xml:space="preserve">. </w:t>
        </w:r>
      </w:ins>
      <w:r w:rsidRPr="4200D7D3" w:rsidR="00CB5027">
        <w:rPr>
          <w:rFonts w:cs="Segoe UI Emoji"/>
        </w:rPr>
        <w:t>Volg de meldplicht</w:t>
      </w:r>
    </w:p>
    <w:p w:rsidR="000C11E6" w:rsidP="00CB5027" w:rsidRDefault="00CB5027" w14:paraId="3B47305F" w14:textId="78DE731A">
      <w:pPr>
        <w:pStyle w:val="ListParagraph"/>
        <w:numPr>
          <w:ilvl w:val="0"/>
          <w:numId w:val="41"/>
        </w:numPr>
        <w:rPr>
          <w:ins w:author="Rinse Cramer" w:date="2025-12-12T16:04:00Z" w16du:dateUtc="2025-12-12T15:04:00Z" w:id="97"/>
        </w:rPr>
      </w:pPr>
      <w:ins w:author="Rinse Cramer" w:date="2025-12-13T10:43:00Z" w16du:dateUtc="2025-12-13T09:43:00Z" w:id="98">
        <w:r>
          <w:t>1</w:t>
        </w:r>
      </w:ins>
      <w:r w:rsidR="00F531D8">
        <w:t>3</w:t>
      </w:r>
      <w:ins w:author="Rinse Cramer" w:date="2025-12-13T10:42:00Z" w16du:dateUtc="2025-12-13T09:42:00Z" w:id="99">
        <w:r>
          <w:t xml:space="preserve">. </w:t>
        </w:r>
      </w:ins>
      <w:r>
        <w:t>N</w:t>
      </w:r>
      <w:ins w:author="Rinse Cramer" w:date="2025-12-13T10:43:00Z" w16du:dateUtc="2025-12-13T09:43:00Z" w:id="100">
        <w:r>
          <w:t>aar flowchartpagina</w:t>
        </w:r>
      </w:ins>
      <w:r>
        <w:t xml:space="preserve"> van meldplicht</w:t>
      </w:r>
      <w:ins w:author="Rinse Cramer" w:date="2025-12-13T10:43:00Z" w16du:dateUtc="2025-12-13T09:43:00Z" w:id="101">
        <w:r>
          <w:t xml:space="preserve"> navigeren</w:t>
        </w:r>
      </w:ins>
    </w:p>
    <w:p w:rsidRPr="00B73D25" w:rsidR="00B73D25" w:rsidP="00B73D25" w:rsidRDefault="00B73D25" w14:paraId="622D9AC5" w14:textId="04EDB659">
      <w:pPr>
        <w:pStyle w:val="Heading1"/>
        <w:rPr>
          <w:ins w:author="Rinse Cramer" w:date="2025-12-12T16:04:00Z" w16du:dateUtc="2025-12-12T15:04:00Z" w:id="1739631860"/>
        </w:rPr>
      </w:pPr>
      <w:ins w:author="Rinse Cramer" w:date="2025-12-12T16:04:00Z" w16du:dateUtc="2025-12-12T15:04:00Z" w:id="1658970261">
        <w:r w:rsidRPr="4200D7D3" w:rsidR="00B73D25">
          <w:rPr>
            <w:rFonts w:ascii="Segoe UI Emoji" w:hAnsi="Segoe UI Emoji" w:cs="Segoe UI Emoji"/>
          </w:rPr>
          <w:t>⏱</w:t>
        </w:r>
        <w:r w:rsidRPr="4200D7D3" w:rsidR="00B73D25">
          <w:rPr>
            <w:rFonts w:ascii="Segoe UI Emoji" w:hAnsi="Segoe UI Emoji" w:cs="Segoe UI Emoji"/>
          </w:rPr>
          <w:t>️</w:t>
        </w:r>
        <w:r w:rsidRPr="4200D7D3" w:rsidR="00B73D25">
          <w:rPr>
            <w:rFonts w:ascii="Segoe UI Emoji" w:hAnsi="Segoe UI Emoji" w:cs="Segoe UI Emoji"/>
          </w:rPr>
          <w:t xml:space="preserve"> </w:t>
        </w:r>
      </w:ins>
      <w:r w:rsidRPr="4200D7D3" w:rsidR="032AFC24">
        <w:rPr>
          <w:rFonts w:ascii="Segoe UI Emoji" w:hAnsi="Segoe UI Emoji" w:cs="Segoe UI Emoji"/>
        </w:rPr>
        <w:t>107F</w:t>
      </w:r>
      <w:ins w:author="Rinse Cramer" w:date="2025-12-12T16:04:00Z" w16du:dateUtc="2025-12-12T15:04:00Z" w:id="587520839">
        <w:r w:rsidR="00B73D25">
          <w:t>.</w:t>
        </w:r>
        <w:r w:rsidRPr="4200D7D3" w:rsidR="00B73D25">
          <w:rPr>
            <w:rFonts w:ascii="Segoe UI Emoji" w:hAnsi="Segoe UI Emoji" w:cs="Segoe UI Emoji"/>
          </w:rPr>
          <w:t xml:space="preserve"> </w:t>
        </w:r>
        <w:r w:rsidR="00B73D25">
          <w:t>Volg de review a</w:t>
        </w:r>
        <w:r w:rsidRPr="4200D7D3" w:rsidR="00B73D25">
          <w:rPr>
            <w:rPrChange w:author="Rinse Cramer" w:date="2025-12-12T16:04:00Z" w16du:dateUtc="2025-12-12T15:04:00Z" w:id="785577047">
              <w:rPr>
                <w:lang w:val="en-US"/>
              </w:rPr>
            </w:rPrChange>
          </w:rPr>
          <w:t>anpak</w:t>
        </w:r>
      </w:ins>
    </w:p>
    <w:p w:rsidRPr="00D71DE8" w:rsidR="00B73D25" w:rsidP="00B73D25" w:rsidRDefault="00CF4FC9" w14:paraId="0A97524F" w14:textId="5EA5A732">
      <w:pPr>
        <w:pStyle w:val="ListParagraph"/>
        <w:numPr>
          <w:ilvl w:val="0"/>
          <w:numId w:val="41"/>
        </w:numPr>
        <w:rPr>
          <w:ins w:author="Rinse Cramer" w:date="2025-12-12T16:04:00Z" w16du:dateUtc="2025-12-12T15:04:00Z" w:id="106"/>
        </w:rPr>
      </w:pPr>
      <w:ins w:author="Rinse Cramer" w:date="2025-12-13T10:24:00Z" w16du:dateUtc="2025-12-13T09:24:00Z" w:id="107">
        <w:r>
          <w:rPr>
            <w:lang w:val="en-US"/>
          </w:rPr>
          <w:t>1</w:t>
        </w:r>
      </w:ins>
      <w:r w:rsidR="00F531D8">
        <w:rPr>
          <w:lang w:val="en-US"/>
        </w:rPr>
        <w:t>4</w:t>
      </w:r>
      <w:ins w:author="Rinse Cramer" w:date="2025-12-12T16:04:00Z" w16du:dateUtc="2025-12-12T15:04:00Z" w:id="108">
        <w:r w:rsidRPr="003139CD" w:rsidR="00B73D25">
          <w:rPr>
            <w:lang w:val="en-US"/>
          </w:rPr>
          <w:t xml:space="preserve">. </w:t>
        </w:r>
        <w:r w:rsidR="007470B2">
          <w:t>Naar volgende flowchart</w:t>
        </w:r>
        <w:r w:rsidR="00270729">
          <w:t>pagina</w:t>
        </w:r>
        <w:r w:rsidR="007470B2">
          <w:t xml:space="preserve"> navigeren</w:t>
        </w:r>
      </w:ins>
    </w:p>
    <w:p w:rsidR="00F531D8" w:rsidRDefault="00F531D8" w14:paraId="7CA08575" w14:textId="77777777">
      <w:pPr>
        <w:rPr>
          <w:rFonts w:ascii="Segoe UI Emoji" w:hAnsi="Segoe UI Emoji" w:cs="Segoe UI Emoji" w:eastAsiaTheme="majorEastAsia"/>
          <w:color w:val="0F4761" w:themeColor="accent1" w:themeShade="BF"/>
          <w:sz w:val="40"/>
          <w:szCs w:val="40"/>
        </w:rPr>
      </w:pPr>
      <w:r>
        <w:rPr>
          <w:rFonts w:ascii="Segoe UI Emoji" w:hAnsi="Segoe UI Emoji" w:cs="Segoe UI Emoji"/>
        </w:rPr>
        <w:br w:type="page"/>
      </w:r>
    </w:p>
    <w:p w:rsidRPr="00D40F9E" w:rsidR="00B6720F" w:rsidDel="00D627ED" w:rsidP="00D627ED" w:rsidRDefault="00B6720F" w14:paraId="6F7DF3F8" w14:textId="5BE5093E">
      <w:pPr>
        <w:pStyle w:val="Heading1"/>
        <w:rPr>
          <w:del w:author="Rinse Cramer" w:date="2025-11-24T23:53:00Z" w16du:dateUtc="2025-11-24T22:53:00Z" w:id="109"/>
          <w:b/>
          <w:bCs/>
        </w:rPr>
      </w:pPr>
      <w:del w:author="Rinse Cramer" w:date="2025-11-24T23:53:00Z" w16du:dateUtc="2025-11-24T22:53:00Z" w:id="110">
        <w:r w:rsidRPr="00D40F9E" w:rsidDel="00CB3E98">
          <w:rPr>
            <w:rFonts w:ascii="Segoe UI Emoji" w:hAnsi="Segoe UI Emoji" w:cs="Segoe UI Emoji"/>
            <w:b/>
            <w:bCs/>
          </w:rPr>
          <w:lastRenderedPageBreak/>
          <w:delText>🫱🏻</w:delText>
        </w:r>
        <w:r w:rsidRPr="00D40F9E" w:rsidDel="00ED13CA">
          <w:rPr>
            <w:b/>
            <w:bCs/>
          </w:rPr>
          <w:delText>‍</w:delText>
        </w:r>
        <w:r w:rsidRPr="00D40F9E" w:rsidDel="00D627ED">
          <w:rPr>
            <w:rFonts w:ascii="Segoe UI Emoji" w:hAnsi="Segoe UI Emoji" w:cs="Segoe UI Emoji"/>
            <w:b/>
            <w:bCs/>
          </w:rPr>
          <w:delText>🫲🏻</w:delText>
        </w:r>
        <w:r w:rsidRPr="00D40F9E" w:rsidDel="00D627ED">
          <w:rPr>
            <w:b/>
            <w:bCs/>
          </w:rPr>
          <w:delText xml:space="preserve"> Review Aanpak</w:delText>
        </w:r>
      </w:del>
    </w:p>
    <w:p w:rsidRPr="00D40F9E" w:rsidR="00B6720F" w:rsidDel="00D627ED" w:rsidRDefault="00CF1D9E" w14:paraId="025B5B35" w14:textId="632A625C">
      <w:pPr>
        <w:pStyle w:val="Heading1"/>
        <w:rPr>
          <w:del w:author="Rinse Cramer" w:date="2025-11-24T23:53:00Z" w16du:dateUtc="2025-11-24T22:53:00Z" w:id="111"/>
          <w:b/>
          <w:bCs/>
        </w:rPr>
        <w:pPrChange w:author="Rinse Cramer" w:date="2025-11-24T23:53:00Z" w16du:dateUtc="2025-11-24T22:53:00Z" w:id="112">
          <w:pPr>
            <w:pStyle w:val="ListParagraph"/>
            <w:numPr>
              <w:numId w:val="29"/>
            </w:numPr>
            <w:ind w:hanging="360"/>
          </w:pPr>
        </w:pPrChange>
      </w:pPr>
      <w:del w:author="Rinse Cramer" w:date="2025-11-24T23:53:00Z" w16du:dateUtc="2025-11-24T22:53:00Z" w:id="113">
        <w:r w:rsidRPr="00D40F9E" w:rsidDel="00D627ED">
          <w:rPr>
            <w:b/>
            <w:bCs/>
          </w:rPr>
          <w:delText xml:space="preserve">A. </w:delText>
        </w:r>
        <w:r w:rsidRPr="00D40F9E" w:rsidDel="00D627ED" w:rsidR="00B6720F">
          <w:rPr>
            <w:b/>
            <w:bCs/>
          </w:rPr>
          <w:delText>Jira-beschrijving bevat alle onderdelen:</w:delText>
        </w:r>
      </w:del>
    </w:p>
    <w:p w:rsidRPr="00D40F9E" w:rsidR="00B6720F" w:rsidDel="00D627ED" w:rsidRDefault="00B6720F" w14:paraId="183A2EE2" w14:textId="2D2C7E4A">
      <w:pPr>
        <w:pStyle w:val="Heading1"/>
        <w:rPr>
          <w:del w:author="Rinse Cramer" w:date="2025-11-24T23:53:00Z" w16du:dateUtc="2025-11-24T22:53:00Z" w:id="114"/>
          <w:b/>
          <w:bCs/>
        </w:rPr>
        <w:pPrChange w:author="Rinse Cramer" w:date="2025-11-24T23:53:00Z" w16du:dateUtc="2025-11-24T22:53:00Z" w:id="115">
          <w:pPr>
            <w:pStyle w:val="ListParagraph"/>
            <w:numPr>
              <w:numId w:val="29"/>
            </w:numPr>
            <w:ind w:hanging="360"/>
          </w:pPr>
        </w:pPrChange>
      </w:pPr>
      <w:del w:author="Rinse Cramer" w:date="2025-11-24T23:53:00Z" w16du:dateUtc="2025-11-24T22:53:00Z" w:id="116">
        <w:r w:rsidRPr="00D40F9E" w:rsidDel="00D627ED">
          <w:rPr>
            <w:b/>
            <w:bCs/>
          </w:rPr>
          <w:delText>a. Omgeving</w:delText>
        </w:r>
      </w:del>
    </w:p>
    <w:p w:rsidRPr="00D40F9E" w:rsidR="00B6720F" w:rsidDel="00D627ED" w:rsidRDefault="00B6720F" w14:paraId="5DE46FF5" w14:textId="5005D031">
      <w:pPr>
        <w:pStyle w:val="Heading1"/>
        <w:rPr>
          <w:del w:author="Rinse Cramer" w:date="2025-11-24T23:53:00Z" w16du:dateUtc="2025-11-24T22:53:00Z" w:id="117"/>
          <w:b/>
          <w:bCs/>
        </w:rPr>
        <w:pPrChange w:author="Rinse Cramer" w:date="2025-11-24T23:53:00Z" w16du:dateUtc="2025-11-24T22:53:00Z" w:id="118">
          <w:pPr>
            <w:pStyle w:val="ListParagraph"/>
            <w:numPr>
              <w:numId w:val="29"/>
            </w:numPr>
            <w:ind w:hanging="360"/>
          </w:pPr>
        </w:pPrChange>
      </w:pPr>
      <w:del w:author="Rinse Cramer" w:date="2025-11-24T23:53:00Z" w16du:dateUtc="2025-11-24T22:53:00Z" w:id="119">
        <w:r w:rsidRPr="00D40F9E" w:rsidDel="00D627ED">
          <w:rPr>
            <w:b/>
            <w:bCs/>
          </w:rPr>
          <w:delText>b. Scenario</w:delText>
        </w:r>
      </w:del>
    </w:p>
    <w:p w:rsidRPr="00D40F9E" w:rsidR="00B6720F" w:rsidDel="00D627ED" w:rsidRDefault="00B6720F" w14:paraId="5A844FB6" w14:textId="43961793">
      <w:pPr>
        <w:pStyle w:val="Heading1"/>
        <w:rPr>
          <w:del w:author="Rinse Cramer" w:date="2025-11-24T23:53:00Z" w16du:dateUtc="2025-11-24T22:53:00Z" w:id="120"/>
          <w:b/>
          <w:bCs/>
        </w:rPr>
        <w:pPrChange w:author="Rinse Cramer" w:date="2025-11-24T23:53:00Z" w16du:dateUtc="2025-11-24T22:53:00Z" w:id="121">
          <w:pPr>
            <w:pStyle w:val="ListParagraph"/>
            <w:numPr>
              <w:numId w:val="29"/>
            </w:numPr>
            <w:ind w:hanging="360"/>
          </w:pPr>
        </w:pPrChange>
      </w:pPr>
      <w:del w:author="Rinse Cramer" w:date="2025-11-24T23:53:00Z" w16du:dateUtc="2025-11-24T22:53:00Z" w:id="122">
        <w:r w:rsidRPr="00D40F9E" w:rsidDel="00D627ED">
          <w:rPr>
            <w:b/>
            <w:bCs/>
          </w:rPr>
          <w:delText>i. Wat gaat niet volgens verwachting? (bij bug)</w:delText>
        </w:r>
      </w:del>
    </w:p>
    <w:p w:rsidRPr="00D40F9E" w:rsidR="00B6720F" w:rsidDel="00D627ED" w:rsidRDefault="00B6720F" w14:paraId="00842BBC" w14:textId="2A5486B8">
      <w:pPr>
        <w:pStyle w:val="Heading1"/>
        <w:rPr>
          <w:del w:author="Rinse Cramer" w:date="2025-11-24T23:53:00Z" w16du:dateUtc="2025-11-24T22:53:00Z" w:id="123"/>
          <w:b/>
          <w:bCs/>
        </w:rPr>
        <w:pPrChange w:author="Rinse Cramer" w:date="2025-11-24T23:53:00Z" w16du:dateUtc="2025-11-24T22:53:00Z" w:id="124">
          <w:pPr>
            <w:pStyle w:val="ListParagraph"/>
            <w:numPr>
              <w:numId w:val="29"/>
            </w:numPr>
            <w:ind w:hanging="360"/>
          </w:pPr>
        </w:pPrChange>
      </w:pPr>
      <w:del w:author="Rinse Cramer" w:date="2025-11-24T23:53:00Z" w16du:dateUtc="2025-11-24T22:53:00Z" w:id="125">
        <w:r w:rsidRPr="00D40F9E" w:rsidDel="00D627ED">
          <w:rPr>
            <w:b/>
            <w:bCs/>
          </w:rPr>
          <w:delText>ii. Wat had je verwacht? (bij bug)</w:delText>
        </w:r>
      </w:del>
    </w:p>
    <w:p w:rsidRPr="00D40F9E" w:rsidR="00B6720F" w:rsidDel="00D627ED" w:rsidRDefault="00B6720F" w14:paraId="0ECA7E0A" w14:textId="1263A8B4">
      <w:pPr>
        <w:pStyle w:val="Heading1"/>
        <w:rPr>
          <w:del w:author="Rinse Cramer" w:date="2025-11-24T23:53:00Z" w16du:dateUtc="2025-11-24T22:53:00Z" w:id="126"/>
          <w:b/>
          <w:bCs/>
        </w:rPr>
        <w:pPrChange w:author="Rinse Cramer" w:date="2025-11-24T23:53:00Z" w16du:dateUtc="2025-11-24T22:53:00Z" w:id="127">
          <w:pPr>
            <w:pStyle w:val="ListParagraph"/>
            <w:numPr>
              <w:numId w:val="29"/>
            </w:numPr>
            <w:ind w:hanging="360"/>
          </w:pPr>
        </w:pPrChange>
      </w:pPr>
      <w:del w:author="Rinse Cramer" w:date="2025-11-24T23:53:00Z" w16du:dateUtc="2025-11-24T22:53:00Z" w:id="128">
        <w:r w:rsidRPr="00D40F9E" w:rsidDel="00D627ED">
          <w:rPr>
            <w:b/>
            <w:bCs/>
          </w:rPr>
          <w:delText>iii. Huidige implementatie (bij feature)</w:delText>
        </w:r>
      </w:del>
    </w:p>
    <w:p w:rsidRPr="00D40F9E" w:rsidR="00B6720F" w:rsidDel="00D627ED" w:rsidRDefault="00B6720F" w14:paraId="4A6122A2" w14:textId="37DF34E4">
      <w:pPr>
        <w:pStyle w:val="Heading1"/>
        <w:rPr>
          <w:del w:author="Rinse Cramer" w:date="2025-11-24T23:53:00Z" w16du:dateUtc="2025-11-24T22:53:00Z" w:id="129"/>
          <w:b/>
          <w:bCs/>
        </w:rPr>
        <w:pPrChange w:author="Rinse Cramer" w:date="2025-11-24T23:53:00Z" w16du:dateUtc="2025-11-24T22:53:00Z" w:id="130">
          <w:pPr>
            <w:pStyle w:val="ListParagraph"/>
            <w:numPr>
              <w:numId w:val="29"/>
            </w:numPr>
            <w:ind w:hanging="360"/>
          </w:pPr>
        </w:pPrChange>
      </w:pPr>
      <w:del w:author="Rinse Cramer" w:date="2025-11-24T23:53:00Z" w16du:dateUtc="2025-11-24T22:53:00Z" w:id="131">
        <w:r w:rsidRPr="00D40F9E" w:rsidDel="00D627ED">
          <w:rPr>
            <w:b/>
            <w:bCs/>
          </w:rPr>
          <w:delText>c. Probleem</w:delText>
        </w:r>
      </w:del>
    </w:p>
    <w:p w:rsidRPr="00D40F9E" w:rsidR="00B6720F" w:rsidDel="00D627ED" w:rsidRDefault="00B6720F" w14:paraId="6A158B1D" w14:textId="66745C73">
      <w:pPr>
        <w:pStyle w:val="Heading1"/>
        <w:rPr>
          <w:del w:author="Rinse Cramer" w:date="2025-11-24T23:53:00Z" w16du:dateUtc="2025-11-24T22:53:00Z" w:id="132"/>
          <w:b/>
          <w:bCs/>
        </w:rPr>
        <w:pPrChange w:author="Rinse Cramer" w:date="2025-11-24T23:53:00Z" w16du:dateUtc="2025-11-24T22:53:00Z" w:id="133">
          <w:pPr>
            <w:pStyle w:val="ListParagraph"/>
            <w:numPr>
              <w:numId w:val="29"/>
            </w:numPr>
            <w:ind w:hanging="360"/>
          </w:pPr>
        </w:pPrChange>
      </w:pPr>
      <w:del w:author="Rinse Cramer" w:date="2025-11-24T23:53:00Z" w16du:dateUtc="2025-11-24T22:53:00Z" w:id="134">
        <w:r w:rsidRPr="00D40F9E" w:rsidDel="00D627ED">
          <w:rPr>
            <w:b/>
            <w:bCs/>
          </w:rPr>
          <w:delText>d. Hypothese (bij bug)</w:delText>
        </w:r>
      </w:del>
    </w:p>
    <w:p w:rsidRPr="00F531D8" w:rsidR="006D184E" w:rsidP="00B6720F" w:rsidRDefault="00B6720F" w14:paraId="10E958CC" w14:textId="39A3CC65">
      <w:pPr>
        <w:pStyle w:val="Heading1"/>
        <w:rPr>
          <w:ins w:author="Rinse Cramer" w:date="2025-12-13T10:33:00Z" w16du:dateUtc="2025-12-13T09:33:00Z" w:id="135"/>
          <w:rFonts w:cs="Segoe UI Emoji"/>
          <w:lang w:val="en-US"/>
        </w:rPr>
      </w:pPr>
      <w:del w:author="Rinse Cramer" w:date="2025-11-24T23:53:00Z" w16du:dateUtc="2025-11-24T22:53:00Z" w:id="136">
        <w:r w:rsidRPr="00D40F9E" w:rsidDel="00D627ED">
          <w:rPr>
            <w:b/>
            <w:bCs/>
          </w:rPr>
          <w:delText>e. Oplossingsrichting (bij feat</w:delText>
        </w:r>
      </w:del>
      <w:r w:rsidRPr="00D40F9E" w:rsidR="00F531D8">
        <w:rPr>
          <w:rFonts w:ascii="Segoe UI Emoji" w:hAnsi="Segoe UI Emoji" w:cs="Segoe UI Emoji"/>
          <w:b/>
          <w:bCs/>
          <w:lang w:val="en-US"/>
        </w:rPr>
        <w:t>🫱</w:t>
      </w:r>
      <w:r w:rsidRPr="00D40F9E" w:rsidR="00F531D8">
        <w:rPr>
          <mc:AlternateContent>
            <mc:Choice Requires="w16se">
              <w:rFonts w:cs="Segoe UI Emoji"/>
            </mc:Choice>
            <mc:Fallback>
              <w:rFonts w:ascii="Segoe UI Emoji" w:hAnsi="Segoe UI Emoji" w:eastAsia="Segoe UI Emoji" w:cs="Segoe UI Emoji"/>
            </mc:Fallback>
          </mc:AlternateContent>
          <w:b/>
          <w:bCs/>
          <w:lang w:val="en-US"/>
        </w:rPr>
        <mc:AlternateContent>
          <mc:Choice Requires="w16se">
            <w16se:symEx w16se:font="Segoe UI Emoji" w16se:char="1F3FB"/>
          </mc:Choice>
          <mc:Fallback>
            <w:t>🏻</w:t>
          </mc:Fallback>
        </mc:AlternateContent>
      </w:r>
      <w:r w:rsidRPr="00D40F9E" w:rsidR="00F531D8">
        <w:rPr>
          <w:rFonts w:ascii="Segoe UI Emoji" w:hAnsi="Segoe UI Emoji" w:cs="Segoe UI Emoji"/>
          <w:b/>
          <w:bCs/>
          <w:lang w:val="en-US"/>
        </w:rPr>
        <w:t>‍🫲</w:t>
      </w:r>
      <w:r w:rsidRPr="00D40F9E" w:rsidR="00F531D8">
        <w:rPr>
          <mc:AlternateContent>
            <mc:Choice Requires="w16se">
              <w:rFonts w:cs="Segoe UI Emoji"/>
            </mc:Choice>
            <mc:Fallback>
              <w:rFonts w:ascii="Segoe UI Emoji" w:hAnsi="Segoe UI Emoji" w:eastAsia="Segoe UI Emoji" w:cs="Segoe UI Emoji"/>
            </mc:Fallback>
          </mc:AlternateContent>
          <w:b/>
          <w:bCs/>
          <w:lang w:val="en-US"/>
        </w:rPr>
        <mc:AlternateContent>
          <mc:Choice Requires="w16se">
            <w16se:symEx w16se:font="Segoe UI Emoji" w16se:char="1F3FB"/>
          </mc:Choice>
          <mc:Fallback>
            <w:t>🏻</w:t>
          </mc:Fallback>
        </mc:AlternateContent>
      </w:r>
      <w:ins w:author="Rinse Cramer" w:date="2025-12-13T10:31:00Z" w16du:dateUtc="2025-12-13T09:31:00Z" w:id="137">
        <w:r w:rsidRPr="00F531D8" w:rsidR="00297BE3">
          <w:rPr>
            <w:rFonts w:cs="Segoe UI Emoji"/>
            <w:lang w:val="en-US"/>
            <w:rPrChange w:author="Rinse Cramer" w:date="2025-12-13T10:32:00Z" w16du:dateUtc="2025-12-13T09:32:00Z" w:id="138">
              <w:rPr>
                <w:rFonts w:ascii="Segoe UI Emoji" w:hAnsi="Segoe UI Emoji" w:cs="Segoe UI Emoji"/>
              </w:rPr>
            </w:rPrChange>
          </w:rPr>
          <w:t xml:space="preserve"> A. Status = revie</w:t>
        </w:r>
        <w:r w:rsidRPr="00F531D8" w:rsidR="00297BE3">
          <w:rPr>
            <w:rFonts w:cs="Segoe UI Emoji"/>
            <w:lang w:val="en-US"/>
            <w:rPrChange w:author="Rinse Cramer" w:date="2025-12-13T10:32:00Z" w16du:dateUtc="2025-12-13T09:32:00Z" w:id="139">
              <w:rPr>
                <w:rFonts w:ascii="Segoe UI Emoji" w:hAnsi="Segoe UI Emoji" w:cs="Segoe UI Emoji"/>
                <w:lang w:val="en-US"/>
              </w:rPr>
            </w:rPrChange>
          </w:rPr>
          <w:t>w aanpak</w:t>
        </w:r>
      </w:ins>
    </w:p>
    <w:p w:rsidR="002356C7" w:rsidP="002356C7" w:rsidRDefault="002356C7" w14:paraId="3F169A24" w14:textId="3E552E60">
      <w:pPr>
        <w:pStyle w:val="ListParagraph"/>
        <w:numPr>
          <w:ilvl w:val="0"/>
          <w:numId w:val="41"/>
        </w:numPr>
        <w:rPr>
          <w:ins w:author="Rinse Cramer" w:date="2025-12-13T10:33:00Z" w16du:dateUtc="2025-12-13T09:33:00Z" w:id="140"/>
        </w:rPr>
      </w:pPr>
      <w:ins w:author="Rinse Cramer" w:date="2025-12-13T10:33:00Z" w16du:dateUtc="2025-12-13T09:33:00Z" w:id="141">
        <w:r>
          <w:t>1. Jira-uitvoerder is medewerker</w:t>
        </w:r>
      </w:ins>
    </w:p>
    <w:p w:rsidR="002356C7" w:rsidP="002356C7" w:rsidRDefault="002356C7" w14:paraId="58B4ADC8" w14:textId="47F10FEC">
      <w:pPr>
        <w:pStyle w:val="ListParagraph"/>
        <w:numPr>
          <w:ilvl w:val="0"/>
          <w:numId w:val="41"/>
        </w:numPr>
        <w:rPr>
          <w:ins w:author="Rinse Cramer" w:date="2025-12-13T10:33:00Z" w16du:dateUtc="2025-12-13T09:33:00Z" w:id="142"/>
        </w:rPr>
      </w:pPr>
      <w:ins w:author="Rinse Cramer" w:date="2025-12-13T10:33:00Z" w16du:dateUtc="2025-12-13T09:33:00Z" w:id="143">
        <w:r>
          <w:t xml:space="preserve">2. </w:t>
        </w:r>
        <w:r w:rsidR="00F442E3">
          <w:t>Jira-status is Intake</w:t>
        </w:r>
      </w:ins>
    </w:p>
    <w:p w:rsidR="00F442E3" w:rsidP="002356C7" w:rsidRDefault="00F442E3" w14:paraId="42C1ADCF" w14:textId="6ECBEEC7">
      <w:pPr>
        <w:pStyle w:val="ListParagraph"/>
        <w:numPr>
          <w:ilvl w:val="0"/>
          <w:numId w:val="41"/>
        </w:numPr>
        <w:rPr>
          <w:ins w:author="Rinse Cramer" w:date="2025-12-13T10:34:00Z" w16du:dateUtc="2025-12-13T09:34:00Z" w:id="144"/>
        </w:rPr>
      </w:pPr>
      <w:ins w:author="Rinse Cramer" w:date="2025-12-13T10:33:00Z" w16du:dateUtc="2025-12-13T09:33:00Z" w:id="145">
        <w:r>
          <w:t xml:space="preserve">3. </w:t>
        </w:r>
      </w:ins>
      <w:ins w:author="Rinse Cramer" w:date="2025-12-13T10:34:00Z" w16du:dateUtc="2025-12-13T09:34:00Z" w:id="146">
        <w:r w:rsidR="00667B7F">
          <w:t>Jira-status wordt Review aanpak</w:t>
        </w:r>
      </w:ins>
    </w:p>
    <w:p w:rsidRPr="00773C47" w:rsidR="00773C47" w:rsidP="00773C47" w:rsidRDefault="00773C47" w14:paraId="366D150F" w14:textId="6A770DE1">
      <w:pPr>
        <w:pStyle w:val="Heading1"/>
        <w:rPr>
          <w:ins w:author="Rinse Cramer" w:date="2025-12-13T10:34:00Z" w16du:dateUtc="2025-12-13T09:34:00Z" w:id="147"/>
          <w:rFonts w:cs="Segoe UI Emoji"/>
        </w:rPr>
      </w:pPr>
      <w:ins w:author="Rinse Cramer" w:date="2025-12-13T10:34:00Z" w16du:dateUtc="2025-12-13T09:34:00Z" w:id="148">
        <w:r w:rsidRPr="00E33CBC">
          <w:rPr>
            <w:rFonts w:ascii="Segoe UI Emoji" w:hAnsi="Segoe UI Emoji" w:cs="Segoe UI Emoji"/>
            <w:b/>
            <w:bCs/>
          </w:rPr>
          <w:t>🫱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E33CBC">
          <w:rPr>
            <w:rFonts w:cs="Segoe UI Emoji"/>
            <w:b/>
            <w:bCs/>
          </w:rPr>
          <w:t>‍</w:t>
        </w:r>
        <w:r w:rsidRPr="00E33CBC">
          <w:rPr>
            <w:rFonts w:ascii="Segoe UI Emoji" w:hAnsi="Segoe UI Emoji" w:cs="Segoe UI Emoji"/>
            <w:b/>
            <w:bCs/>
          </w:rPr>
          <w:t>🫲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773C47">
          <w:rPr>
            <w:rFonts w:cs="Segoe UI Emoji"/>
          </w:rPr>
          <w:t xml:space="preserve"> B. </w:t>
        </w:r>
      </w:ins>
      <w:ins w:author="Rinse Cramer" w:date="2025-12-13T10:35:00Z" w16du:dateUtc="2025-12-13T09:35:00Z" w:id="149">
        <w:r w:rsidRPr="00773C47">
          <w:rPr>
            <w:rFonts w:cs="Segoe UI Emoji"/>
            <w:rPrChange w:author="Rinse Cramer" w:date="2025-12-13T10:35:00Z" w16du:dateUtc="2025-12-13T09:35:00Z" w:id="150">
              <w:rPr>
                <w:rFonts w:cs="Segoe UI Emoji"/>
                <w:lang w:val="en-US"/>
              </w:rPr>
            </w:rPrChange>
          </w:rPr>
          <w:t>Is de baas aanwezig?</w:t>
        </w:r>
      </w:ins>
    </w:p>
    <w:p w:rsidR="00773C47" w:rsidP="00773C47" w:rsidRDefault="000A2D3F" w14:paraId="11CD9F78" w14:textId="6F57ECD8">
      <w:pPr>
        <w:pStyle w:val="ListParagraph"/>
        <w:numPr>
          <w:ilvl w:val="0"/>
          <w:numId w:val="41"/>
        </w:numPr>
        <w:rPr>
          <w:ins w:author="Rinse Cramer" w:date="2025-12-13T10:34:00Z" w16du:dateUtc="2025-12-13T09:34:00Z" w:id="151"/>
        </w:rPr>
      </w:pPr>
      <w:ins w:author="Rinse Cramer" w:date="2025-12-13T10:43:00Z" w16du:dateUtc="2025-12-13T09:43:00Z" w:id="152">
        <w:r>
          <w:t>4</w:t>
        </w:r>
      </w:ins>
      <w:ins w:author="Rinse Cramer" w:date="2025-12-13T10:34:00Z" w16du:dateUtc="2025-12-13T09:34:00Z" w:id="153">
        <w:r w:rsidR="00773C47">
          <w:t xml:space="preserve">. </w:t>
        </w:r>
      </w:ins>
      <w:ins w:author="Rinse Cramer" w:date="2025-12-13T10:35:00Z" w16du:dateUtc="2025-12-13T09:35:00Z" w:id="154">
        <w:r w:rsidR="00C24D55">
          <w:t>Baas</w:t>
        </w:r>
      </w:ins>
      <w:ins w:author="Rinse Cramer" w:date="2025-12-13T10:34:00Z" w16du:dateUtc="2025-12-13T09:34:00Z" w:id="155">
        <w:r w:rsidR="00773C47">
          <w:t xml:space="preserve"> is </w:t>
        </w:r>
      </w:ins>
      <w:ins w:author="Rinse Cramer" w:date="2025-12-13T10:35:00Z" w16du:dateUtc="2025-12-13T09:35:00Z" w:id="156">
        <w:r w:rsidR="00C24D55">
          <w:t>mondeling beschikbaar</w:t>
        </w:r>
      </w:ins>
      <w:ins w:author="Rinse Cramer" w:date="2025-12-13T10:36:00Z" w16du:dateUtc="2025-12-13T09:36:00Z" w:id="157">
        <w:r w:rsidR="00A75E1F">
          <w:t>?</w:t>
        </w:r>
      </w:ins>
    </w:p>
    <w:p w:rsidRPr="00773C47" w:rsidR="00001690" w:rsidP="00001690" w:rsidRDefault="00001690" w14:paraId="1E8F2FDC" w14:textId="25EAC44E">
      <w:pPr>
        <w:pStyle w:val="Heading1"/>
        <w:rPr>
          <w:ins w:author="Rinse Cramer" w:date="2025-12-13T10:38:00Z" w16du:dateUtc="2025-12-13T09:38:00Z" w:id="158"/>
          <w:rFonts w:cs="Segoe UI Emoji"/>
        </w:rPr>
      </w:pPr>
      <w:ins w:author="Rinse Cramer" w:date="2025-12-13T10:38:00Z" w16du:dateUtc="2025-12-13T09:38:00Z" w:id="159">
        <w:r w:rsidRPr="00E33CBC">
          <w:rPr>
            <w:rFonts w:ascii="Segoe UI Emoji" w:hAnsi="Segoe UI Emoji" w:cs="Segoe UI Emoji"/>
            <w:b/>
            <w:bCs/>
          </w:rPr>
          <w:t>🫱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E33CBC">
          <w:rPr>
            <w:rFonts w:cs="Segoe UI Emoji"/>
            <w:b/>
            <w:bCs/>
          </w:rPr>
          <w:t>‍</w:t>
        </w:r>
        <w:r w:rsidRPr="00E33CBC">
          <w:rPr>
            <w:rFonts w:ascii="Segoe UI Emoji" w:hAnsi="Segoe UI Emoji" w:cs="Segoe UI Emoji"/>
            <w:b/>
            <w:bCs/>
          </w:rPr>
          <w:t>🫲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773C47">
          <w:rPr>
            <w:rFonts w:cs="Segoe UI Emoji"/>
          </w:rPr>
          <w:t xml:space="preserve"> </w:t>
        </w:r>
        <w:r>
          <w:rPr>
            <w:rFonts w:cs="Segoe UI Emoji"/>
          </w:rPr>
          <w:t>C</w:t>
        </w:r>
        <w:r w:rsidRPr="00773C47">
          <w:rPr>
            <w:rFonts w:cs="Segoe UI Emoji"/>
          </w:rPr>
          <w:t xml:space="preserve">. </w:t>
        </w:r>
        <w:r>
          <w:rPr>
            <w:rFonts w:cs="Segoe UI Emoji"/>
          </w:rPr>
          <w:t xml:space="preserve">Meteen meldplicht </w:t>
        </w:r>
        <w:r w:rsidR="00460B55">
          <w:rPr>
            <w:rFonts w:cs="Segoe UI Emoji"/>
          </w:rPr>
          <w:t>wanneer de baas aanwezig is</w:t>
        </w:r>
      </w:ins>
    </w:p>
    <w:p w:rsidR="00001690" w:rsidP="00001690" w:rsidRDefault="000A2D3F" w14:paraId="0A41FD8E" w14:textId="331AA269">
      <w:pPr>
        <w:pStyle w:val="ListParagraph"/>
        <w:numPr>
          <w:ilvl w:val="0"/>
          <w:numId w:val="41"/>
        </w:numPr>
        <w:rPr>
          <w:ins w:author="Rinse Cramer" w:date="2025-12-13T10:38:00Z" w16du:dateUtc="2025-12-13T09:38:00Z" w:id="160"/>
        </w:rPr>
      </w:pPr>
      <w:ins w:author="Rinse Cramer" w:date="2025-12-13T10:43:00Z" w16du:dateUtc="2025-12-13T09:43:00Z" w:id="161">
        <w:r>
          <w:t>5</w:t>
        </w:r>
      </w:ins>
      <w:ins w:author="Rinse Cramer" w:date="2025-12-13T10:38:00Z" w16du:dateUtc="2025-12-13T09:38:00Z" w:id="162">
        <w:r w:rsidR="00001690">
          <w:t>. Baas is schriftelijk beschikbaar</w:t>
        </w:r>
      </w:ins>
    </w:p>
    <w:p w:rsidR="00460B55" w:rsidP="00001690" w:rsidRDefault="000A2D3F" w14:paraId="6EBE8C0F" w14:textId="00180500">
      <w:pPr>
        <w:pStyle w:val="ListParagraph"/>
        <w:numPr>
          <w:ilvl w:val="0"/>
          <w:numId w:val="41"/>
        </w:numPr>
        <w:rPr>
          <w:ins w:author="Rinse Cramer" w:date="2025-12-13T10:39:00Z" w16du:dateUtc="2025-12-13T09:39:00Z" w:id="163"/>
        </w:rPr>
      </w:pPr>
      <w:ins w:author="Rinse Cramer" w:date="2025-12-13T10:44:00Z" w16du:dateUtc="2025-12-13T09:44:00Z" w:id="164">
        <w:r>
          <w:t>6</w:t>
        </w:r>
      </w:ins>
      <w:ins w:author="Rinse Cramer" w:date="2025-12-13T10:38:00Z" w16du:dateUtc="2025-12-13T09:38:00Z" w:id="165">
        <w:r w:rsidR="00460B55">
          <w:t>. Aa</w:t>
        </w:r>
      </w:ins>
      <w:ins w:author="Rinse Cramer" w:date="2025-12-13T10:39:00Z" w16du:dateUtc="2025-12-13T09:39:00Z" w:id="166">
        <w:r w:rsidR="00460B55">
          <w:t xml:space="preserve">nwezigheid </w:t>
        </w:r>
        <w:r w:rsidR="00BC011A">
          <w:t>monitoren</w:t>
        </w:r>
      </w:ins>
    </w:p>
    <w:p w:rsidRPr="00773C47" w:rsidR="00491475" w:rsidP="00491475" w:rsidRDefault="00491475" w14:paraId="385A3F77" w14:textId="0AF87DBE">
      <w:pPr>
        <w:pStyle w:val="Heading1"/>
        <w:rPr>
          <w:ins w:author="Rinse Cramer" w:date="2025-12-13T10:39:00Z" w16du:dateUtc="2025-12-13T09:39:00Z" w:id="167"/>
          <w:rFonts w:cs="Segoe UI Emoji"/>
        </w:rPr>
      </w:pPr>
      <w:ins w:author="Rinse Cramer" w:date="2025-12-13T10:39:00Z" w16du:dateUtc="2025-12-13T09:39:00Z" w:id="168">
        <w:r w:rsidRPr="00E33CBC">
          <w:rPr>
            <w:rFonts w:ascii="Segoe UI Emoji" w:hAnsi="Segoe UI Emoji" w:cs="Segoe UI Emoji"/>
            <w:b/>
            <w:bCs/>
          </w:rPr>
          <w:t>🫱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E33CBC">
          <w:rPr>
            <w:rFonts w:cs="Segoe UI Emoji"/>
            <w:b/>
            <w:bCs/>
          </w:rPr>
          <w:t>‍</w:t>
        </w:r>
        <w:r w:rsidRPr="00E33CBC">
          <w:rPr>
            <w:rFonts w:ascii="Segoe UI Emoji" w:hAnsi="Segoe UI Emoji" w:cs="Segoe UI Emoji"/>
            <w:b/>
            <w:bCs/>
          </w:rPr>
          <w:t>🫲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773C47">
          <w:rPr>
            <w:rFonts w:cs="Segoe UI Emoji"/>
          </w:rPr>
          <w:t xml:space="preserve"> </w:t>
        </w:r>
        <w:r>
          <w:rPr>
            <w:rFonts w:cs="Segoe UI Emoji"/>
          </w:rPr>
          <w:t>D</w:t>
        </w:r>
        <w:r w:rsidRPr="00773C47">
          <w:rPr>
            <w:rFonts w:cs="Segoe UI Emoji"/>
          </w:rPr>
          <w:t xml:space="preserve">. </w:t>
        </w:r>
        <w:r>
          <w:rPr>
            <w:rFonts w:cs="Segoe UI Emoji"/>
          </w:rPr>
          <w:t>Na dat de baas weer aanwezig is</w:t>
        </w:r>
      </w:ins>
    </w:p>
    <w:p w:rsidR="00491475" w:rsidP="0026677E" w:rsidRDefault="000A2D3F" w14:paraId="11A233AA" w14:textId="1973748F">
      <w:pPr>
        <w:pStyle w:val="ListParagraph"/>
        <w:numPr>
          <w:ilvl w:val="0"/>
          <w:numId w:val="41"/>
        </w:numPr>
        <w:rPr>
          <w:ins w:author="Rinse Cramer" w:date="2025-12-13T10:38:00Z" w16du:dateUtc="2025-12-13T09:38:00Z" w:id="169"/>
        </w:rPr>
      </w:pPr>
      <w:ins w:author="Rinse Cramer" w:date="2025-12-13T10:44:00Z" w16du:dateUtc="2025-12-13T09:44:00Z" w:id="170">
        <w:r>
          <w:t>7</w:t>
        </w:r>
      </w:ins>
      <w:ins w:author="Rinse Cramer" w:date="2025-12-13T10:39:00Z" w16du:dateUtc="2025-12-13T09:39:00Z" w:id="171">
        <w:r w:rsidR="00491475">
          <w:t xml:space="preserve">. Baas is </w:t>
        </w:r>
      </w:ins>
      <w:ins w:author="Rinse Cramer" w:date="2025-12-13T10:40:00Z" w16du:dateUtc="2025-12-13T09:40:00Z" w:id="172">
        <w:r w:rsidR="0026677E">
          <w:t>mondeling</w:t>
        </w:r>
      </w:ins>
      <w:ins w:author="Rinse Cramer" w:date="2025-12-13T10:39:00Z" w16du:dateUtc="2025-12-13T09:39:00Z" w:id="173">
        <w:r w:rsidR="00491475">
          <w:t xml:space="preserve"> beschikbaar</w:t>
        </w:r>
      </w:ins>
    </w:p>
    <w:p w:rsidRPr="00773C47" w:rsidR="0026677E" w:rsidP="0026677E" w:rsidRDefault="0026677E" w14:paraId="7831D27D" w14:textId="1C3F4622">
      <w:pPr>
        <w:pStyle w:val="Heading1"/>
        <w:rPr>
          <w:ins w:author="Rinse Cramer" w:date="2025-12-13T10:40:00Z" w16du:dateUtc="2025-12-13T09:40:00Z" w:id="174"/>
          <w:rFonts w:cs="Segoe UI Emoji"/>
        </w:rPr>
      </w:pPr>
      <w:ins w:author="Rinse Cramer" w:date="2025-12-13T10:40:00Z" w16du:dateUtc="2025-12-13T09:40:00Z" w:id="175">
        <w:r w:rsidRPr="00E33CBC">
          <w:rPr>
            <w:rFonts w:ascii="Segoe UI Emoji" w:hAnsi="Segoe UI Emoji" w:cs="Segoe UI Emoji"/>
            <w:b/>
            <w:bCs/>
          </w:rPr>
          <w:t>🫱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E33CBC">
          <w:rPr>
            <w:rFonts w:cs="Segoe UI Emoji"/>
            <w:b/>
            <w:bCs/>
          </w:rPr>
          <w:t>‍</w:t>
        </w:r>
        <w:r w:rsidRPr="00E33CBC">
          <w:rPr>
            <w:rFonts w:ascii="Segoe UI Emoji" w:hAnsi="Segoe UI Emoji" w:cs="Segoe UI Emoji"/>
            <w:b/>
            <w:bCs/>
          </w:rPr>
          <w:t>🫲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773C47">
          <w:rPr>
            <w:rFonts w:cs="Segoe UI Emoji"/>
          </w:rPr>
          <w:t xml:space="preserve"> </w:t>
        </w:r>
        <w:r>
          <w:rPr>
            <w:rFonts w:cs="Segoe UI Emoji"/>
          </w:rPr>
          <w:t>E</w:t>
        </w:r>
        <w:r w:rsidRPr="00773C47">
          <w:rPr>
            <w:rFonts w:cs="Segoe UI Emoji"/>
          </w:rPr>
          <w:t xml:space="preserve">. </w:t>
        </w:r>
        <w:r>
          <w:rPr>
            <w:rFonts w:cs="Segoe UI Emoji"/>
          </w:rPr>
          <w:t xml:space="preserve">Bespreek oplossingsrichting, </w:t>
        </w:r>
        <w:r w:rsidR="006549CA">
          <w:rPr>
            <w:rFonts w:cs="Segoe UI Emoji"/>
          </w:rPr>
          <w:t>deliverables en ETC’s</w:t>
        </w:r>
      </w:ins>
    </w:p>
    <w:p w:rsidR="0026677E" w:rsidP="0026677E" w:rsidRDefault="000A2D3F" w14:paraId="2A64F4AE" w14:textId="52CDB01B">
      <w:pPr>
        <w:pStyle w:val="ListParagraph"/>
        <w:numPr>
          <w:ilvl w:val="0"/>
          <w:numId w:val="41"/>
        </w:numPr>
        <w:rPr>
          <w:ins w:author="Rinse Cramer" w:date="2025-12-13T10:40:00Z" w16du:dateUtc="2025-12-13T09:40:00Z" w:id="176"/>
        </w:rPr>
      </w:pPr>
      <w:ins w:author="Rinse Cramer" w:date="2025-12-13T10:44:00Z" w16du:dateUtc="2025-12-13T09:44:00Z" w:id="177">
        <w:r>
          <w:t>8</w:t>
        </w:r>
      </w:ins>
      <w:ins w:author="Rinse Cramer" w:date="2025-12-13T10:40:00Z" w16du:dateUtc="2025-12-13T09:40:00Z" w:id="178">
        <w:r w:rsidR="0026677E">
          <w:t xml:space="preserve">. </w:t>
        </w:r>
      </w:ins>
      <w:r w:rsidR="00F85E74">
        <w:t>Ik mail naar baas</w:t>
      </w:r>
    </w:p>
    <w:p w:rsidRPr="00773C47" w:rsidR="00523F3D" w:rsidP="00523F3D" w:rsidRDefault="00523F3D" w14:paraId="0155E63B" w14:textId="484E8BF4">
      <w:pPr>
        <w:pStyle w:val="Heading1"/>
        <w:rPr>
          <w:ins w:author="Rinse Cramer" w:date="2025-12-13T10:41:00Z" w16du:dateUtc="2025-12-13T09:41:00Z" w:id="179"/>
          <w:rFonts w:cs="Segoe UI Emoji"/>
        </w:rPr>
      </w:pPr>
      <w:ins w:author="Rinse Cramer" w:date="2025-12-13T10:41:00Z" w16du:dateUtc="2025-12-13T09:41:00Z" w:id="180">
        <w:r w:rsidRPr="00E33CBC">
          <w:rPr>
            <w:rFonts w:ascii="Segoe UI Emoji" w:hAnsi="Segoe UI Emoji" w:cs="Segoe UI Emoji"/>
            <w:b/>
            <w:bCs/>
          </w:rPr>
          <w:t>🫱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E33CBC">
          <w:rPr>
            <w:rFonts w:cs="Segoe UI Emoji"/>
            <w:b/>
            <w:bCs/>
          </w:rPr>
          <w:t>‍</w:t>
        </w:r>
        <w:r w:rsidRPr="00E33CBC">
          <w:rPr>
            <w:rFonts w:ascii="Segoe UI Emoji" w:hAnsi="Segoe UI Emoji" w:cs="Segoe UI Emoji"/>
            <w:b/>
            <w:bCs/>
          </w:rPr>
          <w:t>🫲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773C47">
          <w:rPr>
            <w:rFonts w:cs="Segoe UI Emoji"/>
          </w:rPr>
          <w:t xml:space="preserve"> </w:t>
        </w:r>
        <w:r>
          <w:rPr>
            <w:rFonts w:cs="Segoe UI Emoji"/>
          </w:rPr>
          <w:t>F</w:t>
        </w:r>
        <w:r w:rsidRPr="00773C47">
          <w:rPr>
            <w:rFonts w:cs="Segoe UI Emoji"/>
          </w:rPr>
          <w:t xml:space="preserve">. </w:t>
        </w:r>
        <w:r>
          <w:rPr>
            <w:rFonts w:cs="Segoe UI Emoji"/>
          </w:rPr>
          <w:t>Goedkeuring?</w:t>
        </w:r>
      </w:ins>
    </w:p>
    <w:p w:rsidR="00523F3D" w:rsidP="00523F3D" w:rsidRDefault="000A2D3F" w14:paraId="576E0F51" w14:textId="1BDD6A4B">
      <w:pPr>
        <w:pStyle w:val="ListParagraph"/>
        <w:numPr>
          <w:ilvl w:val="0"/>
          <w:numId w:val="41"/>
        </w:numPr>
        <w:rPr>
          <w:ins w:author="Rinse Cramer" w:date="2025-12-13T10:41:00Z" w16du:dateUtc="2025-12-13T09:41:00Z" w:id="181"/>
        </w:rPr>
      </w:pPr>
      <w:ins w:author="Rinse Cramer" w:date="2025-12-13T10:44:00Z" w16du:dateUtc="2025-12-13T09:44:00Z" w:id="182">
        <w:r>
          <w:t>9</w:t>
        </w:r>
      </w:ins>
      <w:ins w:author="Rinse Cramer" w:date="2025-12-13T10:41:00Z" w16du:dateUtc="2025-12-13T09:41:00Z" w:id="183">
        <w:r w:rsidR="00523F3D">
          <w:t xml:space="preserve">. </w:t>
        </w:r>
      </w:ins>
      <w:ins w:author="Rinse Cramer" w:date="2025-12-13T10:42:00Z" w16du:dateUtc="2025-12-13T09:42:00Z" w:id="184">
        <w:r w:rsidR="00523F3D">
          <w:t>R</w:t>
        </w:r>
      </w:ins>
      <w:ins w:author="Rinse Cramer" w:date="2025-12-13T10:41:00Z" w16du:dateUtc="2025-12-13T09:41:00Z" w:id="185">
        <w:r w:rsidR="00523F3D">
          <w:t xml:space="preserve">esultaten </w:t>
        </w:r>
      </w:ins>
      <w:ins w:author="Rinse Cramer" w:date="2025-12-13T10:42:00Z" w16du:dateUtc="2025-12-13T09:42:00Z" w:id="186">
        <w:r w:rsidR="00523F3D">
          <w:t>zijn goedgekeurd?</w:t>
        </w:r>
      </w:ins>
    </w:p>
    <w:p w:rsidRPr="00773C47" w:rsidR="00523F3D" w:rsidP="00523F3D" w:rsidRDefault="00523F3D" w14:paraId="72C6CF06" w14:textId="4A6B3341">
      <w:pPr>
        <w:pStyle w:val="Heading1"/>
        <w:rPr>
          <w:ins w:author="Rinse Cramer" w:date="2025-12-13T10:42:00Z" w16du:dateUtc="2025-12-13T09:42:00Z" w:id="187"/>
          <w:rFonts w:cs="Segoe UI Emoji"/>
        </w:rPr>
      </w:pPr>
      <w:ins w:author="Rinse Cramer" w:date="2025-12-13T10:42:00Z" w16du:dateUtc="2025-12-13T09:42:00Z" w:id="188">
        <w:r w:rsidRPr="00E33CBC">
          <w:rPr>
            <w:rFonts w:ascii="Segoe UI Emoji" w:hAnsi="Segoe UI Emoji" w:cs="Segoe UI Emoji"/>
            <w:b/>
            <w:bCs/>
          </w:rPr>
          <w:t>🫱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E33CBC">
          <w:rPr>
            <w:rFonts w:cs="Segoe UI Emoji"/>
            <w:b/>
            <w:bCs/>
          </w:rPr>
          <w:t>‍</w:t>
        </w:r>
        <w:r w:rsidRPr="00E33CBC">
          <w:rPr>
            <w:rFonts w:ascii="Segoe UI Emoji" w:hAnsi="Segoe UI Emoji" w:cs="Segoe UI Emoji"/>
            <w:b/>
            <w:bCs/>
          </w:rPr>
          <w:t>🫲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773C47">
          <w:rPr>
            <w:rFonts w:cs="Segoe UI Emoji"/>
          </w:rPr>
          <w:t xml:space="preserve"> </w:t>
        </w:r>
        <w:r>
          <w:rPr>
            <w:rFonts w:cs="Segoe UI Emoji"/>
          </w:rPr>
          <w:t>G</w:t>
        </w:r>
        <w:r w:rsidRPr="00773C47">
          <w:rPr>
            <w:rFonts w:cs="Segoe UI Emoji"/>
          </w:rPr>
          <w:t xml:space="preserve">. </w:t>
        </w:r>
        <w:r>
          <w:rPr>
            <w:rFonts w:cs="Segoe UI Emoji"/>
          </w:rPr>
          <w:t>De baas bepaald volgende status</w:t>
        </w:r>
      </w:ins>
    </w:p>
    <w:p w:rsidR="00523F3D" w:rsidP="00523F3D" w:rsidRDefault="000A2D3F" w14:paraId="547F9EA0" w14:textId="08F79D4E">
      <w:pPr>
        <w:pStyle w:val="ListParagraph"/>
        <w:numPr>
          <w:ilvl w:val="0"/>
          <w:numId w:val="41"/>
        </w:numPr>
        <w:rPr>
          <w:ins w:author="Rinse Cramer" w:date="2025-12-13T10:42:00Z" w16du:dateUtc="2025-12-13T09:42:00Z" w:id="189"/>
        </w:rPr>
      </w:pPr>
      <w:ins w:author="Rinse Cramer" w:date="2025-12-13T10:43:00Z" w16du:dateUtc="2025-12-13T09:43:00Z" w:id="190">
        <w:r>
          <w:t>1</w:t>
        </w:r>
      </w:ins>
      <w:ins w:author="Rinse Cramer" w:date="2025-12-13T10:44:00Z" w16du:dateUtc="2025-12-13T09:44:00Z" w:id="191">
        <w:r>
          <w:t>0</w:t>
        </w:r>
      </w:ins>
      <w:ins w:author="Rinse Cramer" w:date="2025-12-13T10:42:00Z" w16du:dateUtc="2025-12-13T09:42:00Z" w:id="192">
        <w:r w:rsidR="00523F3D">
          <w:t xml:space="preserve">. </w:t>
        </w:r>
      </w:ins>
      <w:ins w:author="Rinse Cramer" w:date="2025-12-13T10:45:00Z" w16du:dateUtc="2025-12-13T09:45:00Z" w:id="193">
        <w:r w:rsidR="00A013CE">
          <w:t>Terug n</w:t>
        </w:r>
      </w:ins>
      <w:ins w:author="Rinse Cramer" w:date="2025-12-13T10:43:00Z" w16du:dateUtc="2025-12-13T09:43:00Z" w:id="194">
        <w:r w:rsidR="00750940">
          <w:t>a</w:t>
        </w:r>
        <w:r>
          <w:t>ar</w:t>
        </w:r>
        <w:r w:rsidR="00750940">
          <w:t xml:space="preserve"> </w:t>
        </w:r>
      </w:ins>
      <w:ins w:author="Rinse Cramer" w:date="2025-12-13T10:45:00Z" w16du:dateUtc="2025-12-13T09:45:00Z" w:id="195">
        <w:r w:rsidR="00A013CE">
          <w:t>vorige</w:t>
        </w:r>
      </w:ins>
      <w:ins w:author="Rinse Cramer" w:date="2025-12-13T10:43:00Z" w16du:dateUtc="2025-12-13T09:43:00Z" w:id="196">
        <w:r w:rsidR="00750940">
          <w:t xml:space="preserve"> flowchartpagina navigeren</w:t>
        </w:r>
      </w:ins>
    </w:p>
    <w:p w:rsidRPr="00773C47" w:rsidR="000A2D3F" w:rsidP="000A2D3F" w:rsidRDefault="000A2D3F" w14:paraId="400CAE63" w14:textId="13506C47">
      <w:pPr>
        <w:pStyle w:val="Heading1"/>
        <w:rPr>
          <w:ins w:author="Rinse Cramer" w:date="2025-12-13T10:44:00Z" w16du:dateUtc="2025-12-13T09:44:00Z" w:id="197"/>
          <w:rFonts w:cs="Segoe UI Emoji"/>
        </w:rPr>
      </w:pPr>
      <w:ins w:author="Rinse Cramer" w:date="2025-12-13T10:44:00Z" w16du:dateUtc="2025-12-13T09:44:00Z" w:id="198">
        <w:r w:rsidRPr="00E33CBC">
          <w:rPr>
            <w:rFonts w:ascii="Segoe UI Emoji" w:hAnsi="Segoe UI Emoji" w:cs="Segoe UI Emoji"/>
            <w:b/>
            <w:bCs/>
          </w:rPr>
          <w:t>🫱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E33CBC">
          <w:rPr>
            <w:rFonts w:cs="Segoe UI Emoji"/>
            <w:b/>
            <w:bCs/>
          </w:rPr>
          <w:t>‍</w:t>
        </w:r>
        <w:r w:rsidRPr="00E33CBC">
          <w:rPr>
            <w:rFonts w:ascii="Segoe UI Emoji" w:hAnsi="Segoe UI Emoji" w:cs="Segoe UI Emoji"/>
            <w:b/>
            <w:bCs/>
          </w:rPr>
          <w:t>🫲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773C47">
          <w:rPr>
            <w:rFonts w:cs="Segoe UI Emoji"/>
          </w:rPr>
          <w:t xml:space="preserve"> </w:t>
        </w:r>
        <w:r>
          <w:rPr>
            <w:rFonts w:cs="Segoe UI Emoji"/>
          </w:rPr>
          <w:t>H</w:t>
        </w:r>
        <w:r w:rsidRPr="00773C47">
          <w:rPr>
            <w:rFonts w:cs="Segoe UI Emoji"/>
          </w:rPr>
          <w:t xml:space="preserve">. </w:t>
        </w:r>
        <w:r>
          <w:rPr>
            <w:rFonts w:cs="Segoe UI Emoji"/>
          </w:rPr>
          <w:t>Volg de analyse</w:t>
        </w:r>
      </w:ins>
    </w:p>
    <w:p w:rsidRPr="002356C7" w:rsidR="00001690" w:rsidRDefault="000A2D3F" w14:paraId="6A5C73A0" w14:textId="784811AA">
      <w:pPr>
        <w:pStyle w:val="ListParagraph"/>
        <w:numPr>
          <w:ilvl w:val="0"/>
          <w:numId w:val="41"/>
        </w:numPr>
        <w:rPr>
          <w:ins w:author="Rinse Cramer" w:date="2025-12-13T10:29:00Z" w16du:dateUtc="2025-12-13T09:29:00Z" w:id="199"/>
          <w:rPrChange w:author="Rinse Cramer" w:date="2025-12-13T10:33:00Z" w16du:dateUtc="2025-12-13T09:33:00Z" w:id="200">
            <w:rPr>
              <w:ins w:author="Rinse Cramer" w:date="2025-12-13T10:29:00Z" w16du:dateUtc="2025-12-13T09:29:00Z" w:id="201"/>
              <w:rFonts w:ascii="Segoe UI Emoji" w:hAnsi="Segoe UI Emoji" w:cs="Segoe UI Emoji"/>
            </w:rPr>
          </w:rPrChange>
        </w:rPr>
        <w:pPrChange w:author="Rinse Cramer" w:date="2025-12-13T10:37:00Z" w16du:dateUtc="2025-12-13T09:37:00Z" w:id="202">
          <w:pPr>
            <w:pStyle w:val="Heading1"/>
          </w:pPr>
        </w:pPrChange>
      </w:pPr>
      <w:ins w:author="Rinse Cramer" w:date="2025-12-13T10:44:00Z" w16du:dateUtc="2025-12-13T09:44:00Z" w:id="203">
        <w:r>
          <w:t>1</w:t>
        </w:r>
      </w:ins>
      <w:ins w:author="Rinse Cramer" w:date="2025-12-13T10:45:00Z" w16du:dateUtc="2025-12-13T09:45:00Z" w:id="204">
        <w:r w:rsidR="00351686">
          <w:t>1</w:t>
        </w:r>
      </w:ins>
      <w:ins w:author="Rinse Cramer" w:date="2025-12-13T10:44:00Z" w16du:dateUtc="2025-12-13T09:44:00Z" w:id="205">
        <w:r>
          <w:t>. Naar volgende flowchartpagina navigeren</w:t>
        </w:r>
      </w:ins>
    </w:p>
    <w:p w:rsidR="00320901" w:rsidRDefault="00320901" w14:paraId="617E3280" w14:textId="77777777">
      <w:pPr>
        <w:rPr>
          <w:ins w:author="Rinse Cramer" w:date="2025-12-13T11:04:00Z" w16du:dateUtc="2025-12-13T10:04:00Z" w:id="206"/>
          <w:rFonts w:ascii="Segoe UI Emoji" w:hAnsi="Segoe UI Emoji" w:cs="Segoe UI Emoji" w:eastAsiaTheme="majorEastAsia"/>
          <w:color w:val="0F4761" w:themeColor="accent1" w:themeShade="BF"/>
          <w:sz w:val="40"/>
          <w:szCs w:val="40"/>
        </w:rPr>
      </w:pPr>
      <w:ins w:author="Rinse Cramer" w:date="2025-12-13T11:04:00Z" w16du:dateUtc="2025-12-13T10:04:00Z" w:id="207">
        <w:r>
          <w:rPr>
            <w:rFonts w:ascii="Segoe UI Emoji" w:hAnsi="Segoe UI Emoji" w:cs="Segoe UI Emoji"/>
          </w:rPr>
          <w:br w:type="page"/>
        </w:r>
      </w:ins>
    </w:p>
    <w:p w:rsidRPr="00297BE3" w:rsidR="00B6720F" w:rsidP="00B6720F" w:rsidRDefault="00B6720F" w14:paraId="1D51468D" w14:textId="03AEBC65">
      <w:pPr>
        <w:pStyle w:val="Heading1"/>
        <w:rPr>
          <w:lang w:val="en-US"/>
          <w:rPrChange w:author="Rinse Cramer" w:date="2025-12-13T10:31:00Z" w16du:dateUtc="2025-12-13T09:31:00Z" w:id="208">
            <w:rPr/>
          </w:rPrChange>
        </w:rPr>
      </w:pPr>
      <w:r>
        <w:rPr>
          <w:rFonts w:ascii="Segoe UI Emoji" w:hAnsi="Segoe UI Emoji" w:cs="Segoe UI Emoji"/>
        </w:rPr>
        <w:lastRenderedPageBreak/>
        <w:t>🔬</w:t>
      </w:r>
      <w:r w:rsidRPr="00297BE3">
        <w:rPr>
          <w:lang w:val="en-US"/>
          <w:rPrChange w:author="Rinse Cramer" w:date="2025-12-13T10:31:00Z" w16du:dateUtc="2025-12-13T09:31:00Z" w:id="209">
            <w:rPr/>
          </w:rPrChange>
        </w:rPr>
        <w:t xml:space="preserve"> </w:t>
      </w:r>
      <w:del w:author="Rinse Cramer" w:date="2025-12-13T10:27:00Z" w16du:dateUtc="2025-12-13T09:27:00Z" w:id="210">
        <w:r w:rsidRPr="00297BE3" w:rsidDel="00FE67B0">
          <w:rPr>
            <w:lang w:val="en-US"/>
            <w:rPrChange w:author="Rinse Cramer" w:date="2025-12-13T10:31:00Z" w16du:dateUtc="2025-12-13T09:31:00Z" w:id="211">
              <w:rPr/>
            </w:rPrChange>
          </w:rPr>
          <w:delText>Analyse</w:delText>
        </w:r>
      </w:del>
      <w:ins w:author="Rinse Cramer" w:date="2025-12-13T10:27:00Z" w16du:dateUtc="2025-12-13T09:27:00Z" w:id="212">
        <w:r w:rsidRPr="00297BE3" w:rsidR="00FE67B0">
          <w:rPr>
            <w:lang w:val="en-US"/>
            <w:rPrChange w:author="Rinse Cramer" w:date="2025-12-13T10:31:00Z" w16du:dateUtc="2025-12-13T09:31:00Z" w:id="213">
              <w:rPr/>
            </w:rPrChange>
          </w:rPr>
          <w:t>A. Status = analyse</w:t>
        </w:r>
      </w:ins>
    </w:p>
    <w:p w:rsidR="00B6720F" w:rsidP="00B6720F" w:rsidRDefault="00CF1D9E" w14:paraId="34630108" w14:textId="7B1E6BED">
      <w:pPr>
        <w:pStyle w:val="ListParagraph"/>
        <w:numPr>
          <w:ilvl w:val="0"/>
          <w:numId w:val="30"/>
        </w:numPr>
      </w:pPr>
      <w:commentRangeStart w:id="214"/>
      <w:r>
        <w:t xml:space="preserve">A. </w:t>
      </w:r>
      <w:r w:rsidRPr="00B6720F" w:rsidR="00B6720F">
        <w:t>Aanleiding of probleem (BUGS) helder?</w:t>
      </w:r>
      <w:commentRangeEnd w:id="214"/>
      <w:r w:rsidR="007B689F">
        <w:rPr>
          <w:rStyle w:val="CommentReference"/>
          <w:sz w:val="22"/>
          <w:szCs w:val="22"/>
        </w:rPr>
        <w:commentReference w:id="214"/>
      </w:r>
    </w:p>
    <w:p w:rsidR="00B6720F" w:rsidP="00B6720F" w:rsidRDefault="00CF1D9E" w14:paraId="60BB756E" w14:textId="7064C2A5">
      <w:pPr>
        <w:pStyle w:val="ListParagraph"/>
        <w:numPr>
          <w:ilvl w:val="0"/>
          <w:numId w:val="30"/>
        </w:numPr>
      </w:pPr>
      <w:r>
        <w:t xml:space="preserve">B. </w:t>
      </w:r>
      <w:r w:rsidRPr="00B6720F" w:rsidR="00B6720F">
        <w:t>Is het issue een Bug? (Bug(s) reproduceren!)</w:t>
      </w:r>
    </w:p>
    <w:p w:rsidR="00B6720F" w:rsidP="00B6720F" w:rsidRDefault="00CF1D9E" w14:paraId="6A145E20" w14:textId="1EA9E462">
      <w:pPr>
        <w:pStyle w:val="ListParagraph"/>
        <w:numPr>
          <w:ilvl w:val="0"/>
          <w:numId w:val="30"/>
        </w:numPr>
      </w:pPr>
      <w:r>
        <w:t xml:space="preserve">C. </w:t>
      </w:r>
      <w:r w:rsidRPr="00B6720F" w:rsidR="00B6720F">
        <w:t>Mogelijke oplossingen bedenken (minimaal 2, bestaande templates gebruiken!)</w:t>
      </w:r>
    </w:p>
    <w:p w:rsidR="00B6720F" w:rsidP="00B6720F" w:rsidRDefault="00CF1D9E" w14:paraId="3E676A72" w14:textId="18C116AC">
      <w:pPr>
        <w:pStyle w:val="ListParagraph"/>
        <w:numPr>
          <w:ilvl w:val="0"/>
          <w:numId w:val="30"/>
        </w:numPr>
      </w:pPr>
      <w:r>
        <w:t xml:space="preserve">D. </w:t>
      </w:r>
      <w:r w:rsidRPr="00B6720F" w:rsidR="00B6720F">
        <w:t>Beste oplossing kiezen (KISS), onderbouwen waarom deze de voorkeur heeft</w:t>
      </w:r>
    </w:p>
    <w:p w:rsidR="00B6720F" w:rsidDel="00766459" w:rsidP="00B6720F" w:rsidRDefault="00CF1D9E" w14:paraId="5A72C063" w14:textId="5C42C500">
      <w:pPr>
        <w:pStyle w:val="ListParagraph"/>
        <w:numPr>
          <w:ilvl w:val="0"/>
          <w:numId w:val="30"/>
        </w:numPr>
        <w:rPr>
          <w:del w:author="Rinse Cramer" w:date="2025-11-04T23:06:00Z" w16du:dateUtc="2025-11-04T22:06:00Z" w:id="215"/>
        </w:rPr>
      </w:pPr>
      <w:del w:author="Rinse Cramer" w:date="2025-11-04T23:06:00Z" w16du:dateUtc="2025-11-04T22:06:00Z" w:id="216">
        <w:r w:rsidDel="00766459">
          <w:delText xml:space="preserve">E. </w:delText>
        </w:r>
        <w:r w:rsidRPr="00B6720F" w:rsidDel="00766459" w:rsidR="00B6720F">
          <w:delText>Expliciete referentie bij gekozen oplossing vermeld?</w:delText>
        </w:r>
      </w:del>
    </w:p>
    <w:p w:rsidR="00B6720F" w:rsidRDefault="00CF1D9E" w14:paraId="6D51D2F8" w14:textId="12BC7E3C">
      <w:pPr>
        <w:rPr>
          <w:ins w:author="Rinse Cramer" w:date="2025-11-03T23:33:00Z" w16du:dateUtc="2025-11-03T22:33:00Z" w:id="217"/>
        </w:rPr>
        <w:pPrChange w:author="Rinse Cramer" w:date="2025-11-07T18:07:00Z" w16du:dateUtc="2025-11-07T17:07:00Z" w:id="218">
          <w:pPr>
            <w:pStyle w:val="ListParagraph"/>
            <w:numPr>
              <w:numId w:val="30"/>
            </w:numPr>
            <w:ind w:hanging="360"/>
          </w:pPr>
        </w:pPrChange>
      </w:pPr>
      <w:del w:author="Rinse Cramer" w:date="2025-11-04T23:06:00Z" w16du:dateUtc="2025-11-04T22:06:00Z" w:id="219">
        <w:r w:rsidDel="00766459">
          <w:delText>F</w:delText>
        </w:r>
      </w:del>
      <w:del w:author="Rinse Cramer" w:date="2025-11-07T18:07:00Z" w16du:dateUtc="2025-11-07T17:07:00Z" w:id="220">
        <w:r w:rsidDel="00C1744D">
          <w:delText xml:space="preserve">. </w:delText>
        </w:r>
        <w:r w:rsidRPr="00B6720F" w:rsidDel="00C1744D" w:rsidR="00B6720F">
          <w:delText>Actiepunten uit Excel verwerkt en Jira geüpdated</w:delText>
        </w:r>
      </w:del>
    </w:p>
    <w:p w:rsidR="00EC4845" w:rsidRDefault="00A94266" w14:paraId="091A059E" w14:textId="46187C4E">
      <w:pPr>
        <w:ind w:left="360"/>
        <w:pPrChange w:author="Rinse Cramer" w:date="2025-11-03T23:33:00Z" w16du:dateUtc="2025-11-03T22:33:00Z" w:id="221">
          <w:pPr>
            <w:pStyle w:val="ListParagraph"/>
            <w:numPr>
              <w:numId w:val="30"/>
            </w:numPr>
            <w:ind w:hanging="360"/>
          </w:pPr>
        </w:pPrChange>
      </w:pPr>
      <w:ins w:author="Rinse Cramer" w:date="2025-11-03T23:35:00Z" w16du:dateUtc="2025-11-03T22:35:00Z" w:id="222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4659307" wp14:editId="3A08CD95">
                  <wp:simplePos x="0" y="0"/>
                  <wp:positionH relativeFrom="column">
                    <wp:posOffset>180340</wp:posOffset>
                  </wp:positionH>
                  <wp:positionV relativeFrom="paragraph">
                    <wp:posOffset>90170</wp:posOffset>
                  </wp:positionV>
                  <wp:extent cx="5472000" cy="0"/>
                  <wp:effectExtent l="0" t="0" r="0" b="0"/>
                  <wp:wrapNone/>
                  <wp:docPr id="1527572003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472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id="Straight Connector 1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156082 [3204]" strokeweight="1pt" from="14.2pt,7.1pt" to="445.05pt,7.1pt" w14:anchorId="7E87EDE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">
                  <v:stroke joinstyle="miter"/>
                </v:line>
              </w:pict>
            </mc:Fallback>
          </mc:AlternateContent>
        </w:r>
      </w:ins>
    </w:p>
    <w:p w:rsidR="00B6720F" w:rsidP="00B6720F" w:rsidRDefault="00C1744D" w14:paraId="7BF67C82" w14:textId="5FB75CDB">
      <w:pPr>
        <w:pStyle w:val="ListParagraph"/>
        <w:numPr>
          <w:ilvl w:val="0"/>
          <w:numId w:val="30"/>
        </w:numPr>
      </w:pPr>
      <w:ins w:author="Rinse Cramer" w:date="2025-11-07T18:08:00Z" w16du:dateUtc="2025-11-07T17:08:00Z" w:id="223">
        <w:r>
          <w:t>E.</w:t>
        </w:r>
      </w:ins>
      <w:del w:author="Rinse Cramer" w:date="2025-11-04T23:06:00Z" w16du:dateUtc="2025-11-04T22:06:00Z" w:id="224">
        <w:r w:rsidDel="00766459" w:rsidR="00CF1D9E">
          <w:delText>G</w:delText>
        </w:r>
      </w:del>
      <w:del w:author="Rinse Cramer" w:date="2025-11-07T18:08:00Z" w16du:dateUtc="2025-11-07T17:08:00Z" w:id="225">
        <w:r w:rsidDel="00C1744D" w:rsidR="00CF1D9E">
          <w:delText>.</w:delText>
        </w:r>
      </w:del>
      <w:r w:rsidR="00CF1D9E">
        <w:t xml:space="preserve"> </w:t>
      </w:r>
      <w:r w:rsidRPr="00B6720F" w:rsidR="00B6720F">
        <w:t>Evaluatie eerste acties:</w:t>
      </w:r>
    </w:p>
    <w:p w:rsidR="00B6720F" w:rsidP="00B6720F" w:rsidRDefault="00CF1D9E" w14:paraId="62C812AF" w14:textId="02721A92">
      <w:pPr>
        <w:pStyle w:val="ListParagraph"/>
        <w:numPr>
          <w:ilvl w:val="0"/>
          <w:numId w:val="30"/>
        </w:numPr>
      </w:pPr>
      <w:r>
        <w:t xml:space="preserve">a. </w:t>
      </w:r>
      <w:r w:rsidRPr="00B6720F" w:rsidR="00B6720F">
        <w:t>Hoe lang denk je nog nodig te hebben?</w:t>
      </w:r>
    </w:p>
    <w:p w:rsidR="00B6720F" w:rsidP="00B6720F" w:rsidRDefault="00CF1D9E" w14:paraId="2E0DD357" w14:textId="60177F79">
      <w:pPr>
        <w:pStyle w:val="ListParagraph"/>
        <w:numPr>
          <w:ilvl w:val="0"/>
          <w:numId w:val="30"/>
        </w:numPr>
      </w:pPr>
      <w:r>
        <w:t xml:space="preserve">b. </w:t>
      </w:r>
      <w:r w:rsidRPr="00B6720F" w:rsidR="00B6720F">
        <w:t>Past het binnen de 150%? Past het binnen de tijdtrigger? Zo ja, ga door</w:t>
      </w:r>
    </w:p>
    <w:p w:rsidR="00B6720F" w:rsidP="00B6720F" w:rsidRDefault="00C1744D" w14:paraId="76420446" w14:textId="17D66D50">
      <w:pPr>
        <w:pStyle w:val="ListParagraph"/>
        <w:numPr>
          <w:ilvl w:val="0"/>
          <w:numId w:val="31"/>
        </w:numPr>
      </w:pPr>
      <w:ins w:author="Rinse Cramer" w:date="2025-11-07T18:08:00Z" w16du:dateUtc="2025-11-07T17:08:00Z" w:id="226">
        <w:r>
          <w:t>F.</w:t>
        </w:r>
      </w:ins>
      <w:del w:author="Rinse Cramer" w:date="2025-11-04T23:06:00Z" w16du:dateUtc="2025-11-04T22:06:00Z" w:id="227">
        <w:r w:rsidDel="00766459" w:rsidR="00CF1D9E">
          <w:delText>H</w:delText>
        </w:r>
      </w:del>
      <w:del w:author="Rinse Cramer" w:date="2025-11-07T18:10:00Z" w16du:dateUtc="2025-11-07T17:10:00Z" w:id="228">
        <w:r w:rsidDel="00C1744D" w:rsidR="00CF1D9E">
          <w:delText>.</w:delText>
        </w:r>
      </w:del>
      <w:r w:rsidR="00CF1D9E">
        <w:t xml:space="preserve"> </w:t>
      </w:r>
      <w:r w:rsidRPr="00B6720F" w:rsidR="00B6720F">
        <w:t>Evaluatie laatste acties:</w:t>
      </w:r>
    </w:p>
    <w:p w:rsidR="00B6720F" w:rsidP="00B6720F" w:rsidRDefault="00CF1D9E" w14:paraId="34CF9765" w14:textId="3C3B614B">
      <w:pPr>
        <w:pStyle w:val="ListParagraph"/>
        <w:numPr>
          <w:ilvl w:val="0"/>
          <w:numId w:val="31"/>
        </w:numPr>
      </w:pPr>
      <w:r>
        <w:t xml:space="preserve">a. </w:t>
      </w:r>
      <w:r w:rsidRPr="00B6720F" w:rsidR="00B6720F">
        <w:t>Hoe heeft het zo lang kunnen duren?</w:t>
      </w:r>
    </w:p>
    <w:p w:rsidR="003364CB" w:rsidP="00B6720F" w:rsidRDefault="00CF1D9E" w14:paraId="6D29D222" w14:textId="7512C168">
      <w:pPr>
        <w:pStyle w:val="ListParagraph"/>
        <w:numPr>
          <w:ilvl w:val="0"/>
          <w:numId w:val="31"/>
        </w:numPr>
        <w:rPr>
          <w:ins w:author="Rinse Cramer" w:date="2025-11-24T23:55:00Z" w16du:dateUtc="2025-11-24T22:55:00Z" w:id="229"/>
        </w:rPr>
      </w:pPr>
      <w:r>
        <w:t xml:space="preserve">b. </w:t>
      </w:r>
      <w:r w:rsidRPr="00B6720F" w:rsidR="00B6720F">
        <w:t>Zijn er snellere methodieken mogelijk?</w:t>
      </w:r>
    </w:p>
    <w:p w:rsidR="00C83CE1" w:rsidP="00B6720F" w:rsidRDefault="00151B02" w14:paraId="43E5F896" w14:textId="2EF79D29">
      <w:pPr>
        <w:pStyle w:val="ListParagraph"/>
        <w:numPr>
          <w:ilvl w:val="0"/>
          <w:numId w:val="31"/>
        </w:numPr>
      </w:pPr>
      <w:ins w:author="Rinse Cramer" w:date="2025-11-24T23:55:00Z" w16du:dateUtc="2025-11-24T22:55:00Z" w:id="230">
        <w:r>
          <w:t xml:space="preserve">c. </w:t>
        </w:r>
      </w:ins>
      <w:ins w:author="Rinse Cramer" w:date="2025-11-24T23:57:00Z" w16du:dateUtc="2025-11-24T22:57:00Z" w:id="231">
        <w:r w:rsidR="006315E0">
          <w:t>Heb ik mijn antwoorden getest voordat ik JW spreek?</w:t>
        </w:r>
      </w:ins>
    </w:p>
    <w:p w:rsidR="00C83CE1" w:rsidRDefault="00C83CE1" w14:paraId="6C550688" w14:textId="77777777">
      <w:r>
        <w:br w:type="page"/>
      </w:r>
    </w:p>
    <w:p w:rsidR="00DF1221" w:rsidP="00C83CE1" w:rsidRDefault="00DF1221" w14:paraId="7B455C6C" w14:textId="77777777">
      <w:pPr>
        <w:rPr>
          <w:ins w:author="Rinse Cramer" w:date="2025-11-03T23:33:00Z" w16du:dateUtc="2025-11-03T22:33:00Z" w:id="232"/>
        </w:rPr>
      </w:pPr>
    </w:p>
    <w:p w:rsidRPr="00F531D8" w:rsidR="00C83CE1" w:rsidP="00C83CE1" w:rsidRDefault="00C83CE1" w14:paraId="5074DCC5" w14:textId="71131E69">
      <w:pPr>
        <w:pStyle w:val="Heading1"/>
        <w:rPr>
          <w:ins w:author="Rinse Cramer" w:date="2025-12-13T10:33:00Z" w16du:dateUtc="2025-12-13T09:33:00Z" w:id="233"/>
          <w:rFonts w:cs="Segoe UI Emoji"/>
          <w:lang w:val="en-US"/>
        </w:rPr>
      </w:pPr>
      <w:del w:author="Rinse Cramer" w:date="2025-11-24T23:53:00Z" w16du:dateUtc="2025-11-24T22:53:00Z" w:id="234">
        <w:r w:rsidRPr="00C83CE1" w:rsidDel="00D627ED">
          <w:rPr>
            <w:b/>
            <w:bCs/>
            <w:lang w:val="en-US"/>
          </w:rPr>
          <w:delText>e. Oplossingsrichting (bij feat</w:delText>
        </w:r>
      </w:del>
      <w:r w:rsidRPr="00D40F9E">
        <w:rPr>
          <w:rFonts w:ascii="Segoe UI Emoji" w:hAnsi="Segoe UI Emoji" w:cs="Segoe UI Emoji"/>
          <w:b/>
          <w:bCs/>
          <w:lang w:val="en-US"/>
        </w:rPr>
        <w:t>🫱</w:t>
      </w:r>
      <w:r w:rsidRPr="00D40F9E">
        <w:rPr>
          <mc:AlternateContent>
            <mc:Choice Requires="w16se">
              <w:rFonts w:cs="Segoe UI Emoji"/>
            </mc:Choice>
            <mc:Fallback>
              <w:rFonts w:ascii="Segoe UI Emoji" w:hAnsi="Segoe UI Emoji" w:eastAsia="Segoe UI Emoji" w:cs="Segoe UI Emoji"/>
            </mc:Fallback>
          </mc:AlternateContent>
          <w:b/>
          <w:bCs/>
          <w:lang w:val="en-US"/>
        </w:rPr>
        <mc:AlternateContent>
          <mc:Choice Requires="w16se">
            <w16se:symEx w16se:font="Segoe UI Emoji" w16se:char="1F3FB"/>
          </mc:Choice>
          <mc:Fallback>
            <w:t>🏻</w:t>
          </mc:Fallback>
        </mc:AlternateContent>
      </w:r>
      <w:r w:rsidRPr="00D40F9E">
        <w:rPr>
          <w:rFonts w:ascii="Segoe UI Emoji" w:hAnsi="Segoe UI Emoji" w:cs="Segoe UI Emoji"/>
          <w:b/>
          <w:bCs/>
          <w:lang w:val="en-US"/>
        </w:rPr>
        <w:t>‍🫲</w:t>
      </w:r>
      <w:r w:rsidRPr="00D40F9E">
        <w:rPr>
          <mc:AlternateContent>
            <mc:Choice Requires="w16se">
              <w:rFonts w:cs="Segoe UI Emoji"/>
            </mc:Choice>
            <mc:Fallback>
              <w:rFonts w:ascii="Segoe UI Emoji" w:hAnsi="Segoe UI Emoji" w:eastAsia="Segoe UI Emoji" w:cs="Segoe UI Emoji"/>
            </mc:Fallback>
          </mc:AlternateContent>
          <w:b/>
          <w:bCs/>
          <w:lang w:val="en-US"/>
        </w:rPr>
        <mc:AlternateContent>
          <mc:Choice Requires="w16se">
            <w16se:symEx w16se:font="Segoe UI Emoji" w16se:char="1F3FB"/>
          </mc:Choice>
          <mc:Fallback>
            <w:t>🏻</w:t>
          </mc:Fallback>
        </mc:AlternateContent>
      </w:r>
      <w:ins w:author="Rinse Cramer" w:date="2025-12-13T10:31:00Z" w16du:dateUtc="2025-12-13T09:31:00Z" w:id="235">
        <w:r w:rsidRPr="00F531D8">
          <w:rPr>
            <w:rFonts w:cs="Segoe UI Emoji"/>
            <w:lang w:val="en-US"/>
            <w:rPrChange w:author="Rinse Cramer" w:date="2025-12-13T10:32:00Z" w16du:dateUtc="2025-12-13T09:32:00Z" w:id="236">
              <w:rPr>
                <w:rFonts w:ascii="Segoe UI Emoji" w:hAnsi="Segoe UI Emoji" w:cs="Segoe UI Emoji"/>
              </w:rPr>
            </w:rPrChange>
          </w:rPr>
          <w:t xml:space="preserve"> A. Status = revie</w:t>
        </w:r>
        <w:r w:rsidRPr="00F531D8">
          <w:rPr>
            <w:rFonts w:cs="Segoe UI Emoji"/>
            <w:lang w:val="en-US"/>
            <w:rPrChange w:author="Rinse Cramer" w:date="2025-12-13T10:32:00Z" w16du:dateUtc="2025-12-13T09:32:00Z" w:id="237">
              <w:rPr>
                <w:rFonts w:ascii="Segoe UI Emoji" w:hAnsi="Segoe UI Emoji" w:cs="Segoe UI Emoji"/>
                <w:lang w:val="en-US"/>
              </w:rPr>
            </w:rPrChange>
          </w:rPr>
          <w:t xml:space="preserve">w </w:t>
        </w:r>
      </w:ins>
      <w:r>
        <w:rPr>
          <w:rFonts w:cs="Segoe UI Emoji"/>
          <w:lang w:val="en-US"/>
        </w:rPr>
        <w:t>analyse</w:t>
      </w:r>
    </w:p>
    <w:p w:rsidR="00C83CE1" w:rsidP="00C83CE1" w:rsidRDefault="00C83CE1" w14:paraId="2E4647F6" w14:textId="77777777">
      <w:pPr>
        <w:pStyle w:val="ListParagraph"/>
        <w:numPr>
          <w:ilvl w:val="0"/>
          <w:numId w:val="41"/>
        </w:numPr>
        <w:rPr>
          <w:ins w:author="Rinse Cramer" w:date="2025-12-13T10:33:00Z" w16du:dateUtc="2025-12-13T09:33:00Z" w:id="238"/>
        </w:rPr>
      </w:pPr>
      <w:ins w:author="Rinse Cramer" w:date="2025-12-13T10:33:00Z" w16du:dateUtc="2025-12-13T09:33:00Z" w:id="239">
        <w:r>
          <w:t>1. Jira-uitvoerder is medewerker</w:t>
        </w:r>
      </w:ins>
    </w:p>
    <w:p w:rsidR="00C83CE1" w:rsidP="00C83CE1" w:rsidRDefault="00C83CE1" w14:paraId="59436C67" w14:textId="04A427EC">
      <w:pPr>
        <w:pStyle w:val="ListParagraph"/>
        <w:numPr>
          <w:ilvl w:val="0"/>
          <w:numId w:val="41"/>
        </w:numPr>
        <w:rPr>
          <w:ins w:author="Rinse Cramer" w:date="2025-12-13T10:33:00Z" w16du:dateUtc="2025-12-13T09:33:00Z" w:id="240"/>
        </w:rPr>
      </w:pPr>
      <w:ins w:author="Rinse Cramer" w:date="2025-12-13T10:33:00Z" w16du:dateUtc="2025-12-13T09:33:00Z" w:id="241">
        <w:r>
          <w:t xml:space="preserve">2. Jira-status is </w:t>
        </w:r>
      </w:ins>
      <w:r>
        <w:t>Analyse</w:t>
      </w:r>
    </w:p>
    <w:p w:rsidRPr="00C83CE1" w:rsidR="00C83CE1" w:rsidP="00C83CE1" w:rsidRDefault="00C83CE1" w14:paraId="0AA28290" w14:textId="7EBE9CC2">
      <w:pPr>
        <w:pStyle w:val="ListParagraph"/>
        <w:numPr>
          <w:ilvl w:val="0"/>
          <w:numId w:val="41"/>
        </w:numPr>
        <w:rPr>
          <w:ins w:author="Rinse Cramer" w:date="2025-12-13T10:34:00Z" w16du:dateUtc="2025-12-13T09:34:00Z" w:id="242"/>
          <w:lang w:val="en-US"/>
        </w:rPr>
      </w:pPr>
      <w:ins w:author="Rinse Cramer" w:date="2025-12-13T10:33:00Z" w16du:dateUtc="2025-12-13T09:33:00Z" w:id="243">
        <w:r w:rsidRPr="00C83CE1">
          <w:rPr>
            <w:lang w:val="en-US"/>
          </w:rPr>
          <w:t xml:space="preserve">3. </w:t>
        </w:r>
      </w:ins>
      <w:ins w:author="Rinse Cramer" w:date="2025-12-13T10:34:00Z" w16du:dateUtc="2025-12-13T09:34:00Z" w:id="244">
        <w:r w:rsidRPr="00C83CE1">
          <w:rPr>
            <w:lang w:val="en-US"/>
          </w:rPr>
          <w:t xml:space="preserve">Jira-status wordt Review </w:t>
        </w:r>
      </w:ins>
      <w:r w:rsidRPr="00C83CE1">
        <w:rPr>
          <w:lang w:val="en-US"/>
        </w:rPr>
        <w:t>a</w:t>
      </w:r>
      <w:r>
        <w:rPr>
          <w:lang w:val="en-US"/>
        </w:rPr>
        <w:t>nalyse</w:t>
      </w:r>
    </w:p>
    <w:p w:rsidRPr="00773C47" w:rsidR="00C83CE1" w:rsidP="00C83CE1" w:rsidRDefault="00C83CE1" w14:paraId="17778B4F" w14:textId="77777777">
      <w:pPr>
        <w:pStyle w:val="Heading1"/>
        <w:rPr>
          <w:ins w:author="Rinse Cramer" w:date="2025-12-13T10:34:00Z" w16du:dateUtc="2025-12-13T09:34:00Z" w:id="245"/>
          <w:rFonts w:cs="Segoe UI Emoji"/>
        </w:rPr>
      </w:pPr>
      <w:ins w:author="Rinse Cramer" w:date="2025-12-13T10:34:00Z" w16du:dateUtc="2025-12-13T09:34:00Z" w:id="246">
        <w:r w:rsidRPr="00E33CBC">
          <w:rPr>
            <w:rFonts w:ascii="Segoe UI Emoji" w:hAnsi="Segoe UI Emoji" w:cs="Segoe UI Emoji"/>
            <w:b/>
            <w:bCs/>
          </w:rPr>
          <w:t>🫱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E33CBC">
          <w:rPr>
            <w:rFonts w:cs="Segoe UI Emoji"/>
            <w:b/>
            <w:bCs/>
          </w:rPr>
          <w:t>‍</w:t>
        </w:r>
        <w:r w:rsidRPr="00E33CBC">
          <w:rPr>
            <w:rFonts w:ascii="Segoe UI Emoji" w:hAnsi="Segoe UI Emoji" w:cs="Segoe UI Emoji"/>
            <w:b/>
            <w:bCs/>
          </w:rPr>
          <w:t>🫲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773C47">
          <w:rPr>
            <w:rFonts w:cs="Segoe UI Emoji"/>
          </w:rPr>
          <w:t xml:space="preserve"> B. </w:t>
        </w:r>
      </w:ins>
      <w:ins w:author="Rinse Cramer" w:date="2025-12-13T10:35:00Z" w16du:dateUtc="2025-12-13T09:35:00Z" w:id="247">
        <w:r w:rsidRPr="00773C47">
          <w:rPr>
            <w:rFonts w:cs="Segoe UI Emoji"/>
            <w:rPrChange w:author="Rinse Cramer" w:date="2025-12-13T10:35:00Z" w16du:dateUtc="2025-12-13T09:35:00Z" w:id="248">
              <w:rPr>
                <w:rFonts w:cs="Segoe UI Emoji"/>
                <w:lang w:val="en-US"/>
              </w:rPr>
            </w:rPrChange>
          </w:rPr>
          <w:t>Is de baas aanwezig?</w:t>
        </w:r>
      </w:ins>
    </w:p>
    <w:p w:rsidR="00C83CE1" w:rsidP="00C83CE1" w:rsidRDefault="00C83CE1" w14:paraId="602803A1" w14:textId="77777777">
      <w:pPr>
        <w:pStyle w:val="ListParagraph"/>
        <w:numPr>
          <w:ilvl w:val="0"/>
          <w:numId w:val="41"/>
        </w:numPr>
        <w:rPr>
          <w:ins w:author="Rinse Cramer" w:date="2025-12-13T10:34:00Z" w16du:dateUtc="2025-12-13T09:34:00Z" w:id="249"/>
        </w:rPr>
      </w:pPr>
      <w:ins w:author="Rinse Cramer" w:date="2025-12-13T10:43:00Z" w16du:dateUtc="2025-12-13T09:43:00Z" w:id="250">
        <w:r>
          <w:t>4</w:t>
        </w:r>
      </w:ins>
      <w:ins w:author="Rinse Cramer" w:date="2025-12-13T10:34:00Z" w16du:dateUtc="2025-12-13T09:34:00Z" w:id="251">
        <w:r>
          <w:t xml:space="preserve">. </w:t>
        </w:r>
      </w:ins>
      <w:ins w:author="Rinse Cramer" w:date="2025-12-13T10:35:00Z" w16du:dateUtc="2025-12-13T09:35:00Z" w:id="252">
        <w:r>
          <w:t>Baas</w:t>
        </w:r>
      </w:ins>
      <w:ins w:author="Rinse Cramer" w:date="2025-12-13T10:34:00Z" w16du:dateUtc="2025-12-13T09:34:00Z" w:id="253">
        <w:r>
          <w:t xml:space="preserve"> is </w:t>
        </w:r>
      </w:ins>
      <w:ins w:author="Rinse Cramer" w:date="2025-12-13T10:35:00Z" w16du:dateUtc="2025-12-13T09:35:00Z" w:id="254">
        <w:r>
          <w:t>mondeling beschikbaar</w:t>
        </w:r>
      </w:ins>
      <w:ins w:author="Rinse Cramer" w:date="2025-12-13T10:36:00Z" w16du:dateUtc="2025-12-13T09:36:00Z" w:id="255">
        <w:r>
          <w:t>?</w:t>
        </w:r>
      </w:ins>
    </w:p>
    <w:p w:rsidRPr="00773C47" w:rsidR="00C83CE1" w:rsidP="00C83CE1" w:rsidRDefault="00C83CE1" w14:paraId="7A201E96" w14:textId="77777777">
      <w:pPr>
        <w:pStyle w:val="Heading1"/>
        <w:rPr>
          <w:ins w:author="Rinse Cramer" w:date="2025-12-13T10:38:00Z" w16du:dateUtc="2025-12-13T09:38:00Z" w:id="256"/>
          <w:rFonts w:cs="Segoe UI Emoji"/>
        </w:rPr>
      </w:pPr>
      <w:ins w:author="Rinse Cramer" w:date="2025-12-13T10:38:00Z" w16du:dateUtc="2025-12-13T09:38:00Z" w:id="257">
        <w:r w:rsidRPr="00E33CBC">
          <w:rPr>
            <w:rFonts w:ascii="Segoe UI Emoji" w:hAnsi="Segoe UI Emoji" w:cs="Segoe UI Emoji"/>
            <w:b/>
            <w:bCs/>
          </w:rPr>
          <w:t>🫱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E33CBC">
          <w:rPr>
            <w:rFonts w:cs="Segoe UI Emoji"/>
            <w:b/>
            <w:bCs/>
          </w:rPr>
          <w:t>‍</w:t>
        </w:r>
        <w:r w:rsidRPr="00E33CBC">
          <w:rPr>
            <w:rFonts w:ascii="Segoe UI Emoji" w:hAnsi="Segoe UI Emoji" w:cs="Segoe UI Emoji"/>
            <w:b/>
            <w:bCs/>
          </w:rPr>
          <w:t>🫲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773C47">
          <w:rPr>
            <w:rFonts w:cs="Segoe UI Emoji"/>
          </w:rPr>
          <w:t xml:space="preserve"> </w:t>
        </w:r>
        <w:r>
          <w:rPr>
            <w:rFonts w:cs="Segoe UI Emoji"/>
          </w:rPr>
          <w:t>C</w:t>
        </w:r>
        <w:r w:rsidRPr="00773C47">
          <w:rPr>
            <w:rFonts w:cs="Segoe UI Emoji"/>
          </w:rPr>
          <w:t xml:space="preserve">. </w:t>
        </w:r>
        <w:r>
          <w:rPr>
            <w:rFonts w:cs="Segoe UI Emoji"/>
          </w:rPr>
          <w:t>Meteen meldplicht wanneer de baas aanwezig is</w:t>
        </w:r>
      </w:ins>
    </w:p>
    <w:p w:rsidR="00C83CE1" w:rsidP="00C83CE1" w:rsidRDefault="00C83CE1" w14:paraId="3D425E4C" w14:textId="77777777">
      <w:pPr>
        <w:pStyle w:val="ListParagraph"/>
        <w:numPr>
          <w:ilvl w:val="0"/>
          <w:numId w:val="41"/>
        </w:numPr>
        <w:rPr>
          <w:ins w:author="Rinse Cramer" w:date="2025-12-13T10:38:00Z" w16du:dateUtc="2025-12-13T09:38:00Z" w:id="258"/>
        </w:rPr>
      </w:pPr>
      <w:ins w:author="Rinse Cramer" w:date="2025-12-13T10:43:00Z" w16du:dateUtc="2025-12-13T09:43:00Z" w:id="259">
        <w:r>
          <w:t>5</w:t>
        </w:r>
      </w:ins>
      <w:ins w:author="Rinse Cramer" w:date="2025-12-13T10:38:00Z" w16du:dateUtc="2025-12-13T09:38:00Z" w:id="260">
        <w:r>
          <w:t>. Baas is schriftelijk beschikbaar</w:t>
        </w:r>
      </w:ins>
    </w:p>
    <w:p w:rsidR="00C83CE1" w:rsidP="00C83CE1" w:rsidRDefault="00C83CE1" w14:paraId="3628628D" w14:textId="77777777">
      <w:pPr>
        <w:pStyle w:val="ListParagraph"/>
        <w:numPr>
          <w:ilvl w:val="0"/>
          <w:numId w:val="41"/>
        </w:numPr>
        <w:rPr>
          <w:ins w:author="Rinse Cramer" w:date="2025-12-13T10:39:00Z" w16du:dateUtc="2025-12-13T09:39:00Z" w:id="261"/>
        </w:rPr>
      </w:pPr>
      <w:ins w:author="Rinse Cramer" w:date="2025-12-13T10:44:00Z" w16du:dateUtc="2025-12-13T09:44:00Z" w:id="262">
        <w:r>
          <w:t>6</w:t>
        </w:r>
      </w:ins>
      <w:ins w:author="Rinse Cramer" w:date="2025-12-13T10:38:00Z" w16du:dateUtc="2025-12-13T09:38:00Z" w:id="263">
        <w:r>
          <w:t>. Aa</w:t>
        </w:r>
      </w:ins>
      <w:ins w:author="Rinse Cramer" w:date="2025-12-13T10:39:00Z" w16du:dateUtc="2025-12-13T09:39:00Z" w:id="264">
        <w:r>
          <w:t>nwezigheid monitoren</w:t>
        </w:r>
      </w:ins>
    </w:p>
    <w:p w:rsidRPr="00773C47" w:rsidR="00C83CE1" w:rsidP="00C83CE1" w:rsidRDefault="00C83CE1" w14:paraId="46598600" w14:textId="77777777">
      <w:pPr>
        <w:pStyle w:val="Heading1"/>
        <w:rPr>
          <w:ins w:author="Rinse Cramer" w:date="2025-12-13T10:39:00Z" w16du:dateUtc="2025-12-13T09:39:00Z" w:id="265"/>
          <w:rFonts w:cs="Segoe UI Emoji"/>
        </w:rPr>
      </w:pPr>
      <w:ins w:author="Rinse Cramer" w:date="2025-12-13T10:39:00Z" w16du:dateUtc="2025-12-13T09:39:00Z" w:id="266">
        <w:r w:rsidRPr="00E33CBC">
          <w:rPr>
            <w:rFonts w:ascii="Segoe UI Emoji" w:hAnsi="Segoe UI Emoji" w:cs="Segoe UI Emoji"/>
            <w:b/>
            <w:bCs/>
          </w:rPr>
          <w:t>🫱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E33CBC">
          <w:rPr>
            <w:rFonts w:cs="Segoe UI Emoji"/>
            <w:b/>
            <w:bCs/>
          </w:rPr>
          <w:t>‍</w:t>
        </w:r>
        <w:r w:rsidRPr="00E33CBC">
          <w:rPr>
            <w:rFonts w:ascii="Segoe UI Emoji" w:hAnsi="Segoe UI Emoji" w:cs="Segoe UI Emoji"/>
            <w:b/>
            <w:bCs/>
          </w:rPr>
          <w:t>🫲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773C47">
          <w:rPr>
            <w:rFonts w:cs="Segoe UI Emoji"/>
          </w:rPr>
          <w:t xml:space="preserve"> </w:t>
        </w:r>
        <w:r>
          <w:rPr>
            <w:rFonts w:cs="Segoe UI Emoji"/>
          </w:rPr>
          <w:t>D</w:t>
        </w:r>
        <w:r w:rsidRPr="00773C47">
          <w:rPr>
            <w:rFonts w:cs="Segoe UI Emoji"/>
          </w:rPr>
          <w:t xml:space="preserve">. </w:t>
        </w:r>
        <w:r>
          <w:rPr>
            <w:rFonts w:cs="Segoe UI Emoji"/>
          </w:rPr>
          <w:t>Na dat de baas weer aanwezig is</w:t>
        </w:r>
      </w:ins>
    </w:p>
    <w:p w:rsidR="00C83CE1" w:rsidP="00C83CE1" w:rsidRDefault="00C83CE1" w14:paraId="7376927A" w14:textId="77777777">
      <w:pPr>
        <w:pStyle w:val="ListParagraph"/>
        <w:numPr>
          <w:ilvl w:val="0"/>
          <w:numId w:val="41"/>
        </w:numPr>
        <w:rPr>
          <w:ins w:author="Rinse Cramer" w:date="2025-12-13T10:38:00Z" w16du:dateUtc="2025-12-13T09:38:00Z" w:id="267"/>
        </w:rPr>
      </w:pPr>
      <w:ins w:author="Rinse Cramer" w:date="2025-12-13T10:44:00Z" w16du:dateUtc="2025-12-13T09:44:00Z" w:id="268">
        <w:r>
          <w:t>7</w:t>
        </w:r>
      </w:ins>
      <w:ins w:author="Rinse Cramer" w:date="2025-12-13T10:39:00Z" w16du:dateUtc="2025-12-13T09:39:00Z" w:id="269">
        <w:r>
          <w:t xml:space="preserve">. Baas is </w:t>
        </w:r>
      </w:ins>
      <w:ins w:author="Rinse Cramer" w:date="2025-12-13T10:40:00Z" w16du:dateUtc="2025-12-13T09:40:00Z" w:id="270">
        <w:r>
          <w:t>mondeling</w:t>
        </w:r>
      </w:ins>
      <w:ins w:author="Rinse Cramer" w:date="2025-12-13T10:39:00Z" w16du:dateUtc="2025-12-13T09:39:00Z" w:id="271">
        <w:r>
          <w:t xml:space="preserve"> beschikbaar</w:t>
        </w:r>
      </w:ins>
    </w:p>
    <w:p w:rsidRPr="00773C47" w:rsidR="00C83CE1" w:rsidP="00C83CE1" w:rsidRDefault="00C83CE1" w14:paraId="26DE426A" w14:textId="16105919">
      <w:pPr>
        <w:pStyle w:val="Heading1"/>
        <w:rPr>
          <w:ins w:author="Rinse Cramer" w:date="2025-12-13T10:40:00Z" w16du:dateUtc="2025-12-13T09:40:00Z" w:id="272"/>
          <w:rFonts w:cs="Segoe UI Emoji"/>
        </w:rPr>
      </w:pPr>
      <w:ins w:author="Rinse Cramer" w:date="2025-12-13T10:40:00Z" w16du:dateUtc="2025-12-13T09:40:00Z" w:id="273">
        <w:r w:rsidRPr="00E33CBC">
          <w:rPr>
            <w:rFonts w:ascii="Segoe UI Emoji" w:hAnsi="Segoe UI Emoji" w:cs="Segoe UI Emoji"/>
            <w:b/>
            <w:bCs/>
          </w:rPr>
          <w:t>🫱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E33CBC">
          <w:rPr>
            <w:rFonts w:cs="Segoe UI Emoji"/>
            <w:b/>
            <w:bCs/>
          </w:rPr>
          <w:t>‍</w:t>
        </w:r>
        <w:r w:rsidRPr="00E33CBC">
          <w:rPr>
            <w:rFonts w:ascii="Segoe UI Emoji" w:hAnsi="Segoe UI Emoji" w:cs="Segoe UI Emoji"/>
            <w:b/>
            <w:bCs/>
          </w:rPr>
          <w:t>🫲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773C47">
          <w:rPr>
            <w:rFonts w:cs="Segoe UI Emoji"/>
          </w:rPr>
          <w:t xml:space="preserve"> </w:t>
        </w:r>
        <w:r>
          <w:rPr>
            <w:rFonts w:cs="Segoe UI Emoji"/>
          </w:rPr>
          <w:t>E</w:t>
        </w:r>
        <w:r w:rsidRPr="00773C47">
          <w:rPr>
            <w:rFonts w:cs="Segoe UI Emoji"/>
          </w:rPr>
          <w:t xml:space="preserve">. </w:t>
        </w:r>
      </w:ins>
      <w:r w:rsidR="00895B89">
        <w:rPr>
          <w:rFonts w:cs="Segoe UI Emoji"/>
        </w:rPr>
        <w:t>Overleg resultaten voor goedkeuring vervolg</w:t>
      </w:r>
    </w:p>
    <w:p w:rsidR="00C83CE1" w:rsidP="00C83CE1" w:rsidRDefault="00C83CE1" w14:paraId="37A6AC28" w14:textId="77777777">
      <w:pPr>
        <w:pStyle w:val="ListParagraph"/>
        <w:numPr>
          <w:ilvl w:val="0"/>
          <w:numId w:val="41"/>
        </w:numPr>
        <w:rPr>
          <w:ins w:author="Rinse Cramer" w:date="2025-12-13T10:40:00Z" w16du:dateUtc="2025-12-13T09:40:00Z" w:id="274"/>
        </w:rPr>
      </w:pPr>
      <w:ins w:author="Rinse Cramer" w:date="2025-12-13T10:44:00Z" w16du:dateUtc="2025-12-13T09:44:00Z" w:id="275">
        <w:r>
          <w:t>8</w:t>
        </w:r>
      </w:ins>
      <w:ins w:author="Rinse Cramer" w:date="2025-12-13T10:40:00Z" w16du:dateUtc="2025-12-13T09:40:00Z" w:id="276">
        <w:r>
          <w:t xml:space="preserve">. </w:t>
        </w:r>
      </w:ins>
      <w:r>
        <w:t>Ik mail naar baas</w:t>
      </w:r>
    </w:p>
    <w:p w:rsidRPr="00773C47" w:rsidR="00C83CE1" w:rsidP="00C83CE1" w:rsidRDefault="00C83CE1" w14:paraId="10275798" w14:textId="77777777">
      <w:pPr>
        <w:pStyle w:val="Heading1"/>
        <w:rPr>
          <w:ins w:author="Rinse Cramer" w:date="2025-12-13T10:41:00Z" w16du:dateUtc="2025-12-13T09:41:00Z" w:id="277"/>
          <w:rFonts w:cs="Segoe UI Emoji"/>
        </w:rPr>
      </w:pPr>
      <w:ins w:author="Rinse Cramer" w:date="2025-12-13T10:41:00Z" w16du:dateUtc="2025-12-13T09:41:00Z" w:id="278">
        <w:r w:rsidRPr="00E33CBC">
          <w:rPr>
            <w:rFonts w:ascii="Segoe UI Emoji" w:hAnsi="Segoe UI Emoji" w:cs="Segoe UI Emoji"/>
            <w:b/>
            <w:bCs/>
          </w:rPr>
          <w:t>🫱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E33CBC">
          <w:rPr>
            <w:rFonts w:cs="Segoe UI Emoji"/>
            <w:b/>
            <w:bCs/>
          </w:rPr>
          <w:t>‍</w:t>
        </w:r>
        <w:r w:rsidRPr="00E33CBC">
          <w:rPr>
            <w:rFonts w:ascii="Segoe UI Emoji" w:hAnsi="Segoe UI Emoji" w:cs="Segoe UI Emoji"/>
            <w:b/>
            <w:bCs/>
          </w:rPr>
          <w:t>🫲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773C47">
          <w:rPr>
            <w:rFonts w:cs="Segoe UI Emoji"/>
          </w:rPr>
          <w:t xml:space="preserve"> </w:t>
        </w:r>
        <w:r>
          <w:rPr>
            <w:rFonts w:cs="Segoe UI Emoji"/>
          </w:rPr>
          <w:t>F</w:t>
        </w:r>
        <w:r w:rsidRPr="00773C47">
          <w:rPr>
            <w:rFonts w:cs="Segoe UI Emoji"/>
          </w:rPr>
          <w:t xml:space="preserve">. </w:t>
        </w:r>
        <w:r>
          <w:rPr>
            <w:rFonts w:cs="Segoe UI Emoji"/>
          </w:rPr>
          <w:t>Goedkeuring?</w:t>
        </w:r>
      </w:ins>
    </w:p>
    <w:p w:rsidR="00C83CE1" w:rsidP="00C83CE1" w:rsidRDefault="00C83CE1" w14:paraId="50582C9F" w14:textId="77777777">
      <w:pPr>
        <w:pStyle w:val="ListParagraph"/>
        <w:numPr>
          <w:ilvl w:val="0"/>
          <w:numId w:val="41"/>
        </w:numPr>
        <w:rPr>
          <w:ins w:author="Rinse Cramer" w:date="2025-12-13T10:41:00Z" w16du:dateUtc="2025-12-13T09:41:00Z" w:id="279"/>
        </w:rPr>
      </w:pPr>
      <w:ins w:author="Rinse Cramer" w:date="2025-12-13T10:44:00Z" w16du:dateUtc="2025-12-13T09:44:00Z" w:id="280">
        <w:r>
          <w:t>9</w:t>
        </w:r>
      </w:ins>
      <w:ins w:author="Rinse Cramer" w:date="2025-12-13T10:41:00Z" w16du:dateUtc="2025-12-13T09:41:00Z" w:id="281">
        <w:r>
          <w:t xml:space="preserve">. </w:t>
        </w:r>
      </w:ins>
      <w:ins w:author="Rinse Cramer" w:date="2025-12-13T10:42:00Z" w16du:dateUtc="2025-12-13T09:42:00Z" w:id="282">
        <w:r>
          <w:t>R</w:t>
        </w:r>
      </w:ins>
      <w:ins w:author="Rinse Cramer" w:date="2025-12-13T10:41:00Z" w16du:dateUtc="2025-12-13T09:41:00Z" w:id="283">
        <w:r>
          <w:t xml:space="preserve">esultaten </w:t>
        </w:r>
      </w:ins>
      <w:ins w:author="Rinse Cramer" w:date="2025-12-13T10:42:00Z" w16du:dateUtc="2025-12-13T09:42:00Z" w:id="284">
        <w:r>
          <w:t>zijn goedgekeurd?</w:t>
        </w:r>
      </w:ins>
    </w:p>
    <w:p w:rsidRPr="00773C47" w:rsidR="00C83CE1" w:rsidP="00C83CE1" w:rsidRDefault="00C83CE1" w14:paraId="61B4B7C3" w14:textId="77777777">
      <w:pPr>
        <w:pStyle w:val="Heading1"/>
        <w:rPr>
          <w:ins w:author="Rinse Cramer" w:date="2025-12-13T10:42:00Z" w16du:dateUtc="2025-12-13T09:42:00Z" w:id="285"/>
          <w:rFonts w:cs="Segoe UI Emoji"/>
        </w:rPr>
      </w:pPr>
      <w:ins w:author="Rinse Cramer" w:date="2025-12-13T10:42:00Z" w16du:dateUtc="2025-12-13T09:42:00Z" w:id="286">
        <w:r w:rsidRPr="00E33CBC">
          <w:rPr>
            <w:rFonts w:ascii="Segoe UI Emoji" w:hAnsi="Segoe UI Emoji" w:cs="Segoe UI Emoji"/>
            <w:b/>
            <w:bCs/>
          </w:rPr>
          <w:t>🫱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E33CBC">
          <w:rPr>
            <w:rFonts w:cs="Segoe UI Emoji"/>
            <w:b/>
            <w:bCs/>
          </w:rPr>
          <w:t>‍</w:t>
        </w:r>
        <w:r w:rsidRPr="00E33CBC">
          <w:rPr>
            <w:rFonts w:ascii="Segoe UI Emoji" w:hAnsi="Segoe UI Emoji" w:cs="Segoe UI Emoji"/>
            <w:b/>
            <w:bCs/>
          </w:rPr>
          <w:t>🫲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773C47">
          <w:rPr>
            <w:rFonts w:cs="Segoe UI Emoji"/>
          </w:rPr>
          <w:t xml:space="preserve"> </w:t>
        </w:r>
        <w:r>
          <w:rPr>
            <w:rFonts w:cs="Segoe UI Emoji"/>
          </w:rPr>
          <w:t>G</w:t>
        </w:r>
        <w:r w:rsidRPr="00773C47">
          <w:rPr>
            <w:rFonts w:cs="Segoe UI Emoji"/>
          </w:rPr>
          <w:t xml:space="preserve">. </w:t>
        </w:r>
        <w:r>
          <w:rPr>
            <w:rFonts w:cs="Segoe UI Emoji"/>
          </w:rPr>
          <w:t>De baas bepaald volgende status</w:t>
        </w:r>
      </w:ins>
    </w:p>
    <w:p w:rsidR="00C83CE1" w:rsidP="00C83CE1" w:rsidRDefault="00C83CE1" w14:paraId="6CFA922C" w14:textId="77777777">
      <w:pPr>
        <w:pStyle w:val="ListParagraph"/>
        <w:numPr>
          <w:ilvl w:val="0"/>
          <w:numId w:val="41"/>
        </w:numPr>
        <w:rPr>
          <w:ins w:author="Rinse Cramer" w:date="2025-12-13T10:42:00Z" w16du:dateUtc="2025-12-13T09:42:00Z" w:id="287"/>
        </w:rPr>
      </w:pPr>
      <w:ins w:author="Rinse Cramer" w:date="2025-12-13T10:43:00Z" w16du:dateUtc="2025-12-13T09:43:00Z" w:id="288">
        <w:r>
          <w:t>1</w:t>
        </w:r>
      </w:ins>
      <w:ins w:author="Rinse Cramer" w:date="2025-12-13T10:44:00Z" w16du:dateUtc="2025-12-13T09:44:00Z" w:id="289">
        <w:r>
          <w:t>0</w:t>
        </w:r>
      </w:ins>
      <w:ins w:author="Rinse Cramer" w:date="2025-12-13T10:42:00Z" w16du:dateUtc="2025-12-13T09:42:00Z" w:id="290">
        <w:r>
          <w:t xml:space="preserve">. </w:t>
        </w:r>
      </w:ins>
      <w:ins w:author="Rinse Cramer" w:date="2025-12-13T10:45:00Z" w16du:dateUtc="2025-12-13T09:45:00Z" w:id="291">
        <w:r>
          <w:t>Terug n</w:t>
        </w:r>
      </w:ins>
      <w:ins w:author="Rinse Cramer" w:date="2025-12-13T10:43:00Z" w16du:dateUtc="2025-12-13T09:43:00Z" w:id="292">
        <w:r>
          <w:t xml:space="preserve">aar </w:t>
        </w:r>
      </w:ins>
      <w:ins w:author="Rinse Cramer" w:date="2025-12-13T10:45:00Z" w16du:dateUtc="2025-12-13T09:45:00Z" w:id="293">
        <w:r>
          <w:t>vorige</w:t>
        </w:r>
      </w:ins>
      <w:ins w:author="Rinse Cramer" w:date="2025-12-13T10:43:00Z" w16du:dateUtc="2025-12-13T09:43:00Z" w:id="294">
        <w:r>
          <w:t xml:space="preserve"> flowchartpagina navigeren</w:t>
        </w:r>
      </w:ins>
    </w:p>
    <w:p w:rsidRPr="00773C47" w:rsidR="00C83CE1" w:rsidP="00C83CE1" w:rsidRDefault="00C83CE1" w14:paraId="63C6961F" w14:textId="0BBEA937">
      <w:pPr>
        <w:pStyle w:val="Heading1"/>
        <w:rPr>
          <w:ins w:author="Rinse Cramer" w:date="2025-12-13T10:44:00Z" w16du:dateUtc="2025-12-13T09:44:00Z" w:id="295"/>
          <w:rFonts w:cs="Segoe UI Emoji"/>
        </w:rPr>
      </w:pPr>
      <w:ins w:author="Rinse Cramer" w:date="2025-12-13T10:44:00Z" w16du:dateUtc="2025-12-13T09:44:00Z" w:id="296">
        <w:r w:rsidRPr="00E33CBC">
          <w:rPr>
            <w:rFonts w:ascii="Segoe UI Emoji" w:hAnsi="Segoe UI Emoji" w:cs="Segoe UI Emoji"/>
            <w:b/>
            <w:bCs/>
          </w:rPr>
          <w:t>🫱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E33CBC">
          <w:rPr>
            <w:rFonts w:cs="Segoe UI Emoji"/>
            <w:b/>
            <w:bCs/>
          </w:rPr>
          <w:t>‍</w:t>
        </w:r>
        <w:r w:rsidRPr="00E33CBC">
          <w:rPr>
            <w:rFonts w:ascii="Segoe UI Emoji" w:hAnsi="Segoe UI Emoji" w:cs="Segoe UI Emoji"/>
            <w:b/>
            <w:bCs/>
          </w:rPr>
          <w:t>🫲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773C47">
          <w:rPr>
            <w:rFonts w:cs="Segoe UI Emoji"/>
          </w:rPr>
          <w:t xml:space="preserve"> </w:t>
        </w:r>
        <w:r>
          <w:rPr>
            <w:rFonts w:cs="Segoe UI Emoji"/>
          </w:rPr>
          <w:t>H</w:t>
        </w:r>
        <w:r w:rsidRPr="00773C47">
          <w:rPr>
            <w:rFonts w:cs="Segoe UI Emoji"/>
          </w:rPr>
          <w:t xml:space="preserve">. </w:t>
        </w:r>
        <w:r>
          <w:rPr>
            <w:rFonts w:cs="Segoe UI Emoji"/>
          </w:rPr>
          <w:t xml:space="preserve">Volg </w:t>
        </w:r>
      </w:ins>
      <w:r w:rsidR="00895B89">
        <w:rPr>
          <w:rFonts w:cs="Segoe UI Emoji"/>
        </w:rPr>
        <w:t>het ontwerp</w:t>
      </w:r>
    </w:p>
    <w:p w:rsidRPr="002356C7" w:rsidR="00C83CE1" w:rsidRDefault="00C83CE1" w14:paraId="547A1214" w14:textId="77777777">
      <w:pPr>
        <w:pStyle w:val="ListParagraph"/>
        <w:numPr>
          <w:ilvl w:val="0"/>
          <w:numId w:val="41"/>
        </w:numPr>
        <w:rPr>
          <w:ins w:author="Rinse Cramer" w:date="2025-12-13T10:29:00Z" w16du:dateUtc="2025-12-13T09:29:00Z" w:id="297"/>
          <w:rPrChange w:author="Rinse Cramer" w:date="2025-12-13T10:33:00Z" w16du:dateUtc="2025-12-13T09:33:00Z" w:id="298">
            <w:rPr>
              <w:ins w:author="Rinse Cramer" w:date="2025-12-13T10:29:00Z" w16du:dateUtc="2025-12-13T09:29:00Z" w:id="299"/>
              <w:rFonts w:ascii="Segoe UI Emoji" w:hAnsi="Segoe UI Emoji" w:cs="Segoe UI Emoji"/>
            </w:rPr>
          </w:rPrChange>
        </w:rPr>
        <w:pPrChange w:author="Rinse Cramer" w:date="2025-12-13T10:37:00Z" w16du:dateUtc="2025-12-13T09:37:00Z" w:id="300">
          <w:pPr>
            <w:pStyle w:val="Heading1"/>
          </w:pPr>
        </w:pPrChange>
      </w:pPr>
      <w:ins w:author="Rinse Cramer" w:date="2025-12-13T10:44:00Z" w16du:dateUtc="2025-12-13T09:44:00Z" w:id="301">
        <w:r>
          <w:t>1</w:t>
        </w:r>
      </w:ins>
      <w:ins w:author="Rinse Cramer" w:date="2025-12-13T10:45:00Z" w16du:dateUtc="2025-12-13T09:45:00Z" w:id="302">
        <w:r>
          <w:t>1</w:t>
        </w:r>
      </w:ins>
      <w:ins w:author="Rinse Cramer" w:date="2025-12-13T10:44:00Z" w16du:dateUtc="2025-12-13T09:44:00Z" w:id="303">
        <w:r>
          <w:t>. Naar volgende flowchartpagina navigeren</w:t>
        </w:r>
      </w:ins>
    </w:p>
    <w:p w:rsidR="00B6720F" w:rsidRDefault="003364CB" w14:paraId="2D2810A1" w14:textId="0E99614A">
      <w:pPr>
        <w:pPrChange w:author="Rinse Cramer" w:date="2025-11-03T23:33:00Z" w16du:dateUtc="2025-11-03T22:33:00Z" w:id="304">
          <w:pPr>
            <w:pStyle w:val="ListParagraph"/>
            <w:numPr>
              <w:numId w:val="31"/>
            </w:numPr>
            <w:ind w:hanging="360"/>
          </w:pPr>
        </w:pPrChange>
      </w:pPr>
      <w:ins w:author="Rinse Cramer" w:date="2025-11-03T23:33:00Z" w16du:dateUtc="2025-11-03T22:33:00Z" w:id="305">
        <w:r>
          <w:br w:type="page"/>
        </w:r>
      </w:ins>
    </w:p>
    <w:p w:rsidR="00B6720F" w:rsidDel="006D6DFE" w:rsidP="006D6DFE" w:rsidRDefault="00B6720F" w14:paraId="3B136CA2" w14:textId="3F684738">
      <w:pPr>
        <w:pStyle w:val="Heading1"/>
        <w:rPr>
          <w:del w:author="Rinse Cramer" w:date="2025-11-24T23:54:00Z" w16du:dateUtc="2025-11-24T22:54:00Z" w:id="306"/>
        </w:rPr>
      </w:pPr>
      <w:del w:author="Rinse Cramer" w:date="2025-11-24T23:54:00Z" w16du:dateUtc="2025-11-24T22:54:00Z" w:id="307">
        <w:r w:rsidDel="006D6DFE">
          <w:rPr>
            <w:rFonts w:ascii="Segoe UI Emoji" w:hAnsi="Segoe UI Emoji" w:cs="Segoe UI Emoji"/>
          </w:rPr>
          <w:lastRenderedPageBreak/>
          <w:delText>🫱🏻</w:delText>
        </w:r>
        <w:r w:rsidDel="006D6DFE">
          <w:delText>‍</w:delText>
        </w:r>
        <w:r w:rsidDel="006D6DFE">
          <w:rPr>
            <w:rFonts w:ascii="Segoe UI Emoji" w:hAnsi="Segoe UI Emoji" w:cs="Segoe UI Emoji"/>
          </w:rPr>
          <w:delText>🫲🏻</w:delText>
        </w:r>
        <w:r w:rsidDel="006D6DFE">
          <w:delText xml:space="preserve"> Review Analyse</w:delText>
        </w:r>
      </w:del>
    </w:p>
    <w:p w:rsidR="00B6720F" w:rsidDel="006D6DFE" w:rsidRDefault="00CF1D9E" w14:paraId="331E7C4C" w14:textId="3CD36EDC">
      <w:pPr>
        <w:pStyle w:val="Heading1"/>
        <w:rPr>
          <w:del w:author="Rinse Cramer" w:date="2025-11-24T23:54:00Z" w16du:dateUtc="2025-11-24T22:54:00Z" w:id="308"/>
        </w:rPr>
        <w:pPrChange w:author="Rinse Cramer" w:date="2025-11-24T23:54:00Z" w16du:dateUtc="2025-11-24T22:54:00Z" w:id="309">
          <w:pPr>
            <w:pStyle w:val="ListParagraph"/>
            <w:numPr>
              <w:numId w:val="32"/>
            </w:numPr>
            <w:ind w:hanging="360"/>
          </w:pPr>
        </w:pPrChange>
      </w:pPr>
      <w:del w:author="Rinse Cramer" w:date="2025-11-24T23:54:00Z" w16du:dateUtc="2025-11-24T22:54:00Z" w:id="310">
        <w:r w:rsidDel="006D6DFE">
          <w:delText xml:space="preserve">A. </w:delText>
        </w:r>
        <w:r w:rsidRPr="00B6720F" w:rsidDel="006D6DFE" w:rsidR="00B6720F">
          <w:delText>Waarom heeft de opdrachtgever deze keuze gemaakt?</w:delText>
        </w:r>
      </w:del>
    </w:p>
    <w:p w:rsidR="00B6720F" w:rsidDel="006D6DFE" w:rsidRDefault="00CF1D9E" w14:paraId="5D30B661" w14:textId="50407467">
      <w:pPr>
        <w:pStyle w:val="Heading1"/>
        <w:rPr>
          <w:del w:author="Rinse Cramer" w:date="2025-11-24T23:54:00Z" w16du:dateUtc="2025-11-24T22:54:00Z" w:id="311"/>
        </w:rPr>
        <w:pPrChange w:author="Rinse Cramer" w:date="2025-11-24T23:54:00Z" w16du:dateUtc="2025-11-24T22:54:00Z" w:id="312">
          <w:pPr>
            <w:pStyle w:val="ListParagraph"/>
            <w:numPr>
              <w:numId w:val="32"/>
            </w:numPr>
            <w:ind w:hanging="360"/>
          </w:pPr>
        </w:pPrChange>
      </w:pPr>
      <w:del w:author="Rinse Cramer" w:date="2025-11-24T23:54:00Z" w16du:dateUtc="2025-11-24T22:54:00Z" w:id="313">
        <w:r w:rsidDel="006D6DFE">
          <w:delText xml:space="preserve">B. </w:delText>
        </w:r>
        <w:r w:rsidRPr="00B6720F" w:rsidDel="006D6DFE" w:rsidR="00B6720F">
          <w:delText>Waarom is dit nodig?</w:delText>
        </w:r>
      </w:del>
    </w:p>
    <w:p w:rsidR="00B6720F" w:rsidDel="006D6DFE" w:rsidRDefault="00CF1D9E" w14:paraId="1FD6C4AB" w14:textId="0EC16CC4">
      <w:pPr>
        <w:pStyle w:val="Heading1"/>
        <w:rPr>
          <w:del w:author="Rinse Cramer" w:date="2025-11-24T23:54:00Z" w16du:dateUtc="2025-11-24T22:54:00Z" w:id="314"/>
        </w:rPr>
        <w:pPrChange w:author="Rinse Cramer" w:date="2025-11-24T23:54:00Z" w16du:dateUtc="2025-11-24T22:54:00Z" w:id="315">
          <w:pPr>
            <w:pStyle w:val="ListParagraph"/>
            <w:numPr>
              <w:numId w:val="32"/>
            </w:numPr>
            <w:ind w:hanging="360"/>
          </w:pPr>
        </w:pPrChange>
      </w:pPr>
      <w:del w:author="Rinse Cramer" w:date="2025-11-24T23:54:00Z" w16du:dateUtc="2025-11-24T22:54:00Z" w:id="316">
        <w:r w:rsidDel="006D6DFE">
          <w:delText xml:space="preserve">C. </w:delText>
        </w:r>
        <w:r w:rsidRPr="00B6720F" w:rsidDel="006D6DFE" w:rsidR="00B6720F">
          <w:delText>Hoe werkt het?</w:delText>
        </w:r>
      </w:del>
    </w:p>
    <w:p w:rsidR="00B6720F" w:rsidDel="006D6DFE" w:rsidRDefault="00CF1D9E" w14:paraId="7517B1A1" w14:textId="09B1B5C1">
      <w:pPr>
        <w:pStyle w:val="Heading1"/>
        <w:rPr>
          <w:del w:author="Rinse Cramer" w:date="2025-11-24T23:54:00Z" w16du:dateUtc="2025-11-24T22:54:00Z" w:id="317"/>
        </w:rPr>
        <w:pPrChange w:author="Rinse Cramer" w:date="2025-11-24T23:54:00Z" w16du:dateUtc="2025-11-24T22:54:00Z" w:id="318">
          <w:pPr>
            <w:pStyle w:val="ListParagraph"/>
            <w:numPr>
              <w:numId w:val="32"/>
            </w:numPr>
            <w:ind w:hanging="360"/>
          </w:pPr>
        </w:pPrChange>
      </w:pPr>
      <w:del w:author="Rinse Cramer" w:date="2025-11-24T23:54:00Z" w16du:dateUtc="2025-11-24T22:54:00Z" w:id="319">
        <w:r w:rsidDel="006D6DFE">
          <w:delText xml:space="preserve">D. </w:delText>
        </w:r>
        <w:r w:rsidRPr="00B6720F" w:rsidDel="006D6DFE" w:rsidR="00B6720F">
          <w:delText>Zijn de requirements opgeschreven?</w:delText>
        </w:r>
      </w:del>
    </w:p>
    <w:p w:rsidR="00B6720F" w:rsidDel="006D6DFE" w:rsidRDefault="00CF1D9E" w14:paraId="406FE434" w14:textId="4338EEB7">
      <w:pPr>
        <w:pStyle w:val="Heading1"/>
        <w:rPr>
          <w:del w:author="Rinse Cramer" w:date="2025-11-24T23:54:00Z" w16du:dateUtc="2025-11-24T22:54:00Z" w:id="320"/>
        </w:rPr>
        <w:pPrChange w:author="Rinse Cramer" w:date="2025-11-24T23:54:00Z" w16du:dateUtc="2025-11-24T22:54:00Z" w:id="321">
          <w:pPr>
            <w:pStyle w:val="ListParagraph"/>
            <w:numPr>
              <w:numId w:val="32"/>
            </w:numPr>
            <w:ind w:hanging="360"/>
          </w:pPr>
        </w:pPrChange>
      </w:pPr>
      <w:del w:author="Rinse Cramer" w:date="2025-11-24T23:54:00Z" w16du:dateUtc="2025-11-24T22:54:00Z" w:id="322">
        <w:r w:rsidDel="006D6DFE">
          <w:delText xml:space="preserve">E. </w:delText>
        </w:r>
        <w:r w:rsidRPr="00B6720F" w:rsidDel="006D6DFE" w:rsidR="00B6720F">
          <w:delText>Bijzondere afhandelingen voor oudere systemen genoteerd?</w:delText>
        </w:r>
      </w:del>
    </w:p>
    <w:p w:rsidR="00B6720F" w:rsidDel="006D6DFE" w:rsidRDefault="00CF1D9E" w14:paraId="26A67ED3" w14:textId="7B809D9E">
      <w:pPr>
        <w:pStyle w:val="Heading1"/>
        <w:rPr>
          <w:del w:author="Rinse Cramer" w:date="2025-11-24T23:54:00Z" w16du:dateUtc="2025-11-24T22:54:00Z" w:id="323"/>
        </w:rPr>
        <w:pPrChange w:author="Rinse Cramer" w:date="2025-11-24T23:54:00Z" w16du:dateUtc="2025-11-24T22:54:00Z" w:id="324">
          <w:pPr>
            <w:pStyle w:val="ListParagraph"/>
            <w:numPr>
              <w:numId w:val="32"/>
            </w:numPr>
            <w:ind w:hanging="360"/>
          </w:pPr>
        </w:pPrChange>
      </w:pPr>
      <w:del w:author="Rinse Cramer" w:date="2025-11-24T23:54:00Z" w16du:dateUtc="2025-11-24T22:54:00Z" w:id="325">
        <w:r w:rsidDel="006D6DFE">
          <w:delText xml:space="preserve">F. </w:delText>
        </w:r>
        <w:r w:rsidRPr="00B6720F" w:rsidDel="006D6DFE" w:rsidR="00B6720F">
          <w:delText>Is de implementatie altijd zo geweest?</w:delText>
        </w:r>
      </w:del>
    </w:p>
    <w:p w:rsidR="003B5BF5" w:rsidDel="006D6DFE" w:rsidRDefault="00CF1D9E" w14:paraId="2D7726D9" w14:textId="6CD6F77C">
      <w:pPr>
        <w:pStyle w:val="Heading1"/>
        <w:rPr>
          <w:del w:author="Rinse Cramer" w:date="2025-11-24T23:54:00Z" w16du:dateUtc="2025-11-24T22:54:00Z" w:id="326"/>
        </w:rPr>
        <w:pPrChange w:author="Rinse Cramer" w:date="2025-11-24T23:54:00Z" w16du:dateUtc="2025-11-24T22:54:00Z" w:id="327">
          <w:pPr>
            <w:pStyle w:val="ListParagraph"/>
            <w:numPr>
              <w:numId w:val="32"/>
            </w:numPr>
            <w:ind w:hanging="360"/>
          </w:pPr>
        </w:pPrChange>
      </w:pPr>
      <w:del w:author="Rinse Cramer" w:date="2025-11-24T23:54:00Z" w16du:dateUtc="2025-11-24T22:54:00Z" w:id="328">
        <w:r w:rsidDel="006D6DFE">
          <w:delText xml:space="preserve">G. </w:delText>
        </w:r>
        <w:r w:rsidRPr="00B6720F" w:rsidDel="006D6DFE" w:rsidR="00B6720F">
          <w:delText>Is dit de meest eenvoudige oplossing?</w:delText>
        </w:r>
      </w:del>
    </w:p>
    <w:p w:rsidR="00B6720F" w:rsidDel="00C56BB9" w:rsidRDefault="00CF1D9E" w14:paraId="6B2033E5" w14:textId="17941BCA">
      <w:pPr>
        <w:pStyle w:val="Heading1"/>
        <w:rPr>
          <w:del w:author="Rinse Cramer" w:date="2025-11-04T23:08:00Z" w16du:dateUtc="2025-11-04T22:08:00Z" w:id="329"/>
        </w:rPr>
        <w:pPrChange w:author="Rinse Cramer" w:date="2025-11-24T23:54:00Z" w16du:dateUtc="2025-11-24T22:54:00Z" w:id="330">
          <w:pPr>
            <w:pStyle w:val="ListParagraph"/>
            <w:numPr>
              <w:numId w:val="32"/>
            </w:numPr>
            <w:ind w:hanging="360"/>
          </w:pPr>
        </w:pPrChange>
      </w:pPr>
      <w:del w:author="Rinse Cramer" w:date="2025-11-24T23:54:00Z" w16du:dateUtc="2025-11-24T22:54:00Z" w:id="331">
        <w:r w:rsidDel="006D6DFE">
          <w:delText xml:space="preserve">H. </w:delText>
        </w:r>
        <w:r w:rsidRPr="00B6720F" w:rsidDel="006D6DFE" w:rsidR="00B6720F">
          <w:delText>Verwachte effort schatting afgestemd?</w:delText>
        </w:r>
      </w:del>
    </w:p>
    <w:p w:rsidR="00B6720F" w:rsidP="00B6720F" w:rsidRDefault="00CF1D9E" w14:paraId="74E46AF4" w14:textId="56928E55">
      <w:pPr>
        <w:pStyle w:val="Heading1"/>
      </w:pPr>
      <w:del w:author="Rinse Cramer" w:date="2025-11-04T23:08:00Z" w16du:dateUtc="2025-11-04T22:08:00Z" w:id="332">
        <w:r w:rsidDel="00C56BB9">
          <w:delText xml:space="preserve">I. </w:delText>
        </w:r>
        <w:r w:rsidRPr="00B6720F" w:rsidDel="00C56BB9" w:rsidR="00B6720F">
          <w:delText>Geen expliciete toestemming voor volgende status? Terug naar begin analyse</w:delText>
        </w:r>
      </w:del>
      <w:r w:rsidR="00B6720F">
        <w:rPr>
          <w:rFonts w:ascii="Segoe UI Emoji" w:hAnsi="Segoe UI Emoji" w:cs="Segoe UI Emoji"/>
        </w:rPr>
        <w:t>✏️</w:t>
      </w:r>
      <w:r w:rsidR="00B6720F">
        <w:t xml:space="preserve"> Ontwerp</w:t>
      </w:r>
    </w:p>
    <w:p w:rsidR="00B6720F" w:rsidP="00E826E8" w:rsidRDefault="00CF1D9E" w14:paraId="65DAE5BF" w14:textId="4B89332A">
      <w:pPr>
        <w:pStyle w:val="ListParagraph"/>
        <w:numPr>
          <w:ilvl w:val="0"/>
          <w:numId w:val="33"/>
        </w:numPr>
        <w:pPrChange w:author="Rinse Cramer" w:date="2025-11-10T23:01:00Z" w16du:dateUtc="2025-11-10T22:01:00Z" w:id="333">
          <w:pPr>
            <w:pStyle w:val="ListParagraph"/>
            <w:numPr>
              <w:numId w:val="33"/>
            </w:numPr>
            <w:ind w:hanging="360"/>
          </w:pPr>
        </w:pPrChange>
      </w:pPr>
      <w:r>
        <w:t xml:space="preserve">A. </w:t>
      </w:r>
      <w:r w:rsidRPr="00B6720F" w:rsidR="00B6720F">
        <w:t>Concept gekozen, eventueel met pseudocode of direct implementatie</w:t>
      </w:r>
      <w:del w:author="Rinse Cramer" w:date="2025-11-10T23:01:00Z" w16du:dateUtc="2025-11-10T22:01:00Z" w:id="334">
        <w:r w:rsidDel="009F3340">
          <w:delText xml:space="preserve">B. </w:delText>
        </w:r>
        <w:r w:rsidRPr="00B6720F" w:rsidDel="009F3340" w:rsidR="00B6720F">
          <w:delText>Referentie bepaald</w:delText>
        </w:r>
      </w:del>
    </w:p>
    <w:p w:rsidR="00B6720F" w:rsidP="00B6720F" w:rsidRDefault="009F3340" w14:paraId="51C769F4" w14:textId="22649ECF">
      <w:pPr>
        <w:pStyle w:val="ListParagraph"/>
        <w:numPr>
          <w:ilvl w:val="0"/>
          <w:numId w:val="33"/>
        </w:numPr>
      </w:pPr>
      <w:ins w:author="Rinse Cramer" w:date="2025-11-10T23:01:00Z" w16du:dateUtc="2025-11-10T22:01:00Z" w:id="335">
        <w:r>
          <w:t>B</w:t>
        </w:r>
      </w:ins>
      <w:del w:author="Rinse Cramer" w:date="2025-11-10T23:01:00Z" w16du:dateUtc="2025-11-10T22:01:00Z" w:id="336">
        <w:r w:rsidDel="009F3340" w:rsidR="00CF1D9E">
          <w:delText>C</w:delText>
        </w:r>
      </w:del>
      <w:r w:rsidR="00CF1D9E">
        <w:t xml:space="preserve">. </w:t>
      </w:r>
      <w:r w:rsidRPr="00B6720F" w:rsidR="00B6720F">
        <w:t>Implementatie van het gekozen template (op de kop af?)</w:t>
      </w:r>
    </w:p>
    <w:p w:rsidR="00B6720F" w:rsidP="00B6720F" w:rsidRDefault="009F3340" w14:paraId="40261E17" w14:textId="7CA41847">
      <w:pPr>
        <w:pStyle w:val="ListParagraph"/>
        <w:numPr>
          <w:ilvl w:val="0"/>
          <w:numId w:val="33"/>
        </w:numPr>
      </w:pPr>
      <w:ins w:author="Rinse Cramer" w:date="2025-11-10T23:01:00Z" w16du:dateUtc="2025-11-10T22:01:00Z" w:id="337">
        <w:r>
          <w:t>C</w:t>
        </w:r>
      </w:ins>
      <w:del w:author="Rinse Cramer" w:date="2025-11-10T23:01:00Z" w16du:dateUtc="2025-11-10T22:01:00Z" w:id="338">
        <w:r w:rsidDel="009F3340" w:rsidR="00CF1D9E">
          <w:delText>D</w:delText>
        </w:r>
      </w:del>
      <w:r w:rsidR="00CF1D9E">
        <w:t xml:space="preserve">. </w:t>
      </w:r>
      <w:r w:rsidRPr="00B6720F" w:rsidR="00B6720F">
        <w:t>Confidence level vastgesteld</w:t>
      </w:r>
    </w:p>
    <w:p w:rsidR="00B6720F" w:rsidP="00B6720F" w:rsidRDefault="009F3340" w14:paraId="7831D673" w14:textId="76432D6C">
      <w:pPr>
        <w:pStyle w:val="ListParagraph"/>
        <w:numPr>
          <w:ilvl w:val="0"/>
          <w:numId w:val="33"/>
        </w:numPr>
      </w:pPr>
      <w:ins w:author="Rinse Cramer" w:date="2025-11-10T23:01:00Z" w16du:dateUtc="2025-11-10T22:01:00Z" w:id="339">
        <w:r>
          <w:t>D</w:t>
        </w:r>
      </w:ins>
      <w:del w:author="Rinse Cramer" w:date="2025-11-10T23:01:00Z" w16du:dateUtc="2025-11-10T22:01:00Z" w:id="340">
        <w:r w:rsidDel="009F3340" w:rsidR="00F25BA8">
          <w:delText>E</w:delText>
        </w:r>
      </w:del>
      <w:r w:rsidR="00CF1D9E">
        <w:t xml:space="preserve">. </w:t>
      </w:r>
      <w:r w:rsidRPr="00B6720F" w:rsidR="00B6720F">
        <w:t>Is de pseudocode juist?</w:t>
      </w:r>
    </w:p>
    <w:p w:rsidR="00B6720F" w:rsidP="002B1536" w:rsidRDefault="009F3340" w14:paraId="546514D8" w14:textId="7DC2C235">
      <w:pPr>
        <w:pStyle w:val="ListParagraph"/>
        <w:numPr>
          <w:ilvl w:val="0"/>
          <w:numId w:val="33"/>
        </w:numPr>
      </w:pPr>
      <w:ins w:author="Rinse Cramer" w:date="2025-11-10T23:01:00Z" w16du:dateUtc="2025-11-10T22:01:00Z" w:id="341">
        <w:r>
          <w:t>E</w:t>
        </w:r>
      </w:ins>
      <w:del w:author="Rinse Cramer" w:date="2025-11-10T23:01:00Z" w16du:dateUtc="2025-11-10T22:01:00Z" w:id="342">
        <w:r w:rsidDel="009F3340" w:rsidR="00F25BA8">
          <w:delText>F</w:delText>
        </w:r>
      </w:del>
      <w:r w:rsidR="00CF1D9E">
        <w:t xml:space="preserve">. </w:t>
      </w:r>
      <w:r w:rsidRPr="00B6720F" w:rsidR="00B6720F">
        <w:t>Zit alles op de juiste plek? Zo niet, bespreken en terug!</w:t>
      </w:r>
      <w:del w:author="Rinse Cramer" w:date="2025-11-07T18:08:00Z" w16du:dateUtc="2025-11-07T17:08:00Z" w:id="343">
        <w:r w:rsidDel="00C1744D" w:rsidR="00F25BA8">
          <w:delText>G</w:delText>
        </w:r>
        <w:r w:rsidDel="00C1744D" w:rsidR="00CF1D9E">
          <w:delText xml:space="preserve">. </w:delText>
        </w:r>
        <w:r w:rsidRPr="00B6720F" w:rsidDel="00C1744D" w:rsidR="00B6720F">
          <w:delText>Actiepunten uit Excel verwerkt en Jira geüpdated</w:delText>
        </w:r>
      </w:del>
    </w:p>
    <w:p w:rsidR="002B1536" w:rsidP="002B1536" w:rsidRDefault="00BA33B0" w14:paraId="547E83D6" w14:textId="7613E549">
      <w:pPr>
        <w:pStyle w:val="ListParagraph"/>
        <w:numPr>
          <w:ilvl w:val="0"/>
          <w:numId w:val="33"/>
        </w:numPr>
        <w:rPr>
          <w:ins w:author="Rinse Cramer" w:date="2025-11-03T23:36:00Z" w16du:dateUtc="2025-11-03T22:36:00Z" w:id="344"/>
        </w:rPr>
      </w:pPr>
      <w:r>
        <w:t xml:space="preserve">F. </w:t>
      </w:r>
      <w:r w:rsidR="001159C0">
        <w:t>Testplan voorgesteld</w:t>
      </w:r>
    </w:p>
    <w:p w:rsidR="006537F2" w:rsidRDefault="006537F2" w14:paraId="4C656CE5" w14:textId="4E0F73D8">
      <w:pPr>
        <w:pPrChange w:author="Rinse Cramer" w:date="2025-11-03T23:36:00Z" w16du:dateUtc="2025-11-03T22:36:00Z" w:id="345">
          <w:pPr>
            <w:pStyle w:val="ListParagraph"/>
            <w:numPr>
              <w:numId w:val="33"/>
            </w:numPr>
            <w:ind w:hanging="360"/>
          </w:pPr>
        </w:pPrChange>
      </w:pPr>
      <w:ins w:author="Rinse Cramer" w:date="2025-11-03T23:36:00Z" w16du:dateUtc="2025-11-03T22:36:00Z" w:id="346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41DBFA96" wp14:editId="35017988">
                  <wp:simplePos x="0" y="0"/>
                  <wp:positionH relativeFrom="column">
                    <wp:posOffset>180340</wp:posOffset>
                  </wp:positionH>
                  <wp:positionV relativeFrom="paragraph">
                    <wp:posOffset>90170</wp:posOffset>
                  </wp:positionV>
                  <wp:extent cx="5472000" cy="0"/>
                  <wp:effectExtent l="0" t="0" r="0" b="0"/>
                  <wp:wrapNone/>
                  <wp:docPr id="361384653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472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id="Straight Connector 1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156082 [3204]" strokeweight="1pt" from="14.2pt,7.1pt" to="445.05pt,7.1pt" w14:anchorId="2D3C17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">
                  <v:stroke joinstyle="miter"/>
                </v:line>
              </w:pict>
            </mc:Fallback>
          </mc:AlternateContent>
        </w:r>
      </w:ins>
    </w:p>
    <w:p w:rsidR="00B6720F" w:rsidP="00B6720F" w:rsidRDefault="00071F3A" w14:paraId="1C6AC0B8" w14:textId="4C3E7D7C">
      <w:pPr>
        <w:pStyle w:val="ListParagraph"/>
        <w:numPr>
          <w:ilvl w:val="0"/>
          <w:numId w:val="33"/>
        </w:numPr>
      </w:pPr>
      <w:r>
        <w:t>G</w:t>
      </w:r>
      <w:del w:author="Rinse Cramer" w:date="2025-11-07T18:09:00Z" w16du:dateUtc="2025-11-07T17:09:00Z" w:id="347">
        <w:r w:rsidDel="00C1744D" w:rsidR="00F25BA8">
          <w:delText>H</w:delText>
        </w:r>
      </w:del>
      <w:r w:rsidR="00F25BA8">
        <w:t>.</w:t>
      </w:r>
      <w:r w:rsidR="00CF1D9E">
        <w:t xml:space="preserve"> </w:t>
      </w:r>
      <w:r w:rsidRPr="00B6720F" w:rsidR="00B6720F">
        <w:t>Evaluatie eerste acties:</w:t>
      </w:r>
    </w:p>
    <w:p w:rsidR="00B6720F" w:rsidP="00B6720F" w:rsidRDefault="00CF1D9E" w14:paraId="4A3ABF39" w14:textId="3F3785BD">
      <w:pPr>
        <w:pStyle w:val="ListParagraph"/>
        <w:numPr>
          <w:ilvl w:val="0"/>
          <w:numId w:val="33"/>
        </w:numPr>
      </w:pPr>
      <w:r>
        <w:t xml:space="preserve">a. </w:t>
      </w:r>
      <w:r w:rsidRPr="00B6720F" w:rsidR="00B6720F">
        <w:t>Hoe lang denk je nog nodig te hebben?</w:t>
      </w:r>
    </w:p>
    <w:p w:rsidR="00B6720F" w:rsidP="00B6720F" w:rsidRDefault="00CF1D9E" w14:paraId="1875F2C2" w14:textId="4E9E60D0">
      <w:pPr>
        <w:pStyle w:val="ListParagraph"/>
        <w:numPr>
          <w:ilvl w:val="0"/>
          <w:numId w:val="33"/>
        </w:numPr>
      </w:pPr>
      <w:r>
        <w:t xml:space="preserve">b. </w:t>
      </w:r>
      <w:r w:rsidRPr="00B6720F" w:rsidR="00B6720F">
        <w:t>Past het binnen de 150%? Tijdtrigger gehaald? Zo ja, verder</w:t>
      </w:r>
    </w:p>
    <w:p w:rsidR="00B6720F" w:rsidP="00B6720F" w:rsidRDefault="00F9487F" w14:paraId="1DF1608D" w14:textId="06278880">
      <w:pPr>
        <w:pStyle w:val="ListParagraph"/>
        <w:numPr>
          <w:ilvl w:val="0"/>
          <w:numId w:val="33"/>
        </w:numPr>
      </w:pPr>
      <w:r>
        <w:t>H</w:t>
      </w:r>
      <w:del w:author="Rinse Cramer" w:date="2025-11-07T18:09:00Z" w16du:dateUtc="2025-11-07T17:09:00Z" w:id="348">
        <w:r w:rsidDel="00C1744D" w:rsidR="00F25BA8">
          <w:delText>I</w:delText>
        </w:r>
      </w:del>
      <w:r w:rsidR="00CF1D9E">
        <w:t xml:space="preserve">. </w:t>
      </w:r>
      <w:r w:rsidRPr="00B6720F" w:rsidR="00B6720F">
        <w:t>Evaluatie laatste acties:</w:t>
      </w:r>
    </w:p>
    <w:p w:rsidR="00B6720F" w:rsidP="00B6720F" w:rsidRDefault="00CF1D9E" w14:paraId="6F4A0EBD" w14:textId="349027EC">
      <w:pPr>
        <w:pStyle w:val="ListParagraph"/>
        <w:numPr>
          <w:ilvl w:val="0"/>
          <w:numId w:val="33"/>
        </w:numPr>
      </w:pPr>
      <w:r>
        <w:t xml:space="preserve">a. </w:t>
      </w:r>
      <w:r w:rsidRPr="00B6720F" w:rsidR="00B6720F">
        <w:t>Hoe heeft het zo lang kunnen duren?</w:t>
      </w:r>
    </w:p>
    <w:p w:rsidR="00B6720F" w:rsidP="00B6720F" w:rsidRDefault="00CF1D9E" w14:paraId="44BBC674" w14:textId="58406012">
      <w:pPr>
        <w:pStyle w:val="ListParagraph"/>
        <w:numPr>
          <w:ilvl w:val="0"/>
          <w:numId w:val="33"/>
        </w:numPr>
        <w:rPr>
          <w:ins w:author="Rinse Cramer" w:date="2025-11-24T23:59:00Z" w16du:dateUtc="2025-11-24T22:59:00Z" w:id="349"/>
        </w:rPr>
      </w:pPr>
      <w:r>
        <w:t xml:space="preserve">b. </w:t>
      </w:r>
      <w:r w:rsidRPr="00B6720F" w:rsidR="00B6720F">
        <w:t>Snellere methodieken mogelijk?</w:t>
      </w:r>
    </w:p>
    <w:p w:rsidR="00E33CBC" w:rsidP="00B6720F" w:rsidRDefault="00984A17" w14:paraId="2866696F" w14:textId="05BDE8D3">
      <w:pPr>
        <w:pStyle w:val="ListParagraph"/>
        <w:numPr>
          <w:ilvl w:val="0"/>
          <w:numId w:val="33"/>
        </w:numPr>
      </w:pPr>
      <w:ins w:author="Rinse Cramer" w:date="2025-11-24T23:59:00Z" w16du:dateUtc="2025-11-24T22:59:00Z" w:id="350">
        <w:r>
          <w:t>c. Heb ik mijn antwoorden getest voordat ik JW spreek?</w:t>
        </w:r>
      </w:ins>
    </w:p>
    <w:p w:rsidR="00E33CBC" w:rsidRDefault="00E33CBC" w14:paraId="61998E23" w14:textId="77777777">
      <w:r>
        <w:br w:type="page"/>
      </w:r>
    </w:p>
    <w:p w:rsidRPr="00F531D8" w:rsidR="00E33CBC" w:rsidP="00E33CBC" w:rsidRDefault="00E33CBC" w14:paraId="37A8C6CC" w14:textId="12102690">
      <w:pPr>
        <w:pStyle w:val="Heading1"/>
        <w:rPr>
          <w:ins w:author="Rinse Cramer" w:date="2025-12-13T10:33:00Z" w16du:dateUtc="2025-12-13T09:33:00Z" w:id="351"/>
          <w:rFonts w:cs="Segoe UI Emoji"/>
          <w:lang w:val="en-US"/>
        </w:rPr>
      </w:pPr>
      <w:del w:author="Rinse Cramer" w:date="2025-11-24T23:53:00Z" w16du:dateUtc="2025-11-24T22:53:00Z" w:id="352">
        <w:r w:rsidRPr="00E33CBC" w:rsidDel="00D627ED">
          <w:rPr>
            <w:b/>
            <w:bCs/>
            <w:lang w:val="en-US"/>
          </w:rPr>
          <w:lastRenderedPageBreak/>
          <w:delText>e. Oplossingsrichting (bij feat</w:delText>
        </w:r>
      </w:del>
      <w:r w:rsidRPr="00D40F9E">
        <w:rPr>
          <w:rFonts w:ascii="Segoe UI Emoji" w:hAnsi="Segoe UI Emoji" w:cs="Segoe UI Emoji"/>
          <w:b/>
          <w:bCs/>
          <w:lang w:val="en-US"/>
        </w:rPr>
        <w:t>🫱</w:t>
      </w:r>
      <w:r w:rsidRPr="00D40F9E">
        <w:rPr>
          <mc:AlternateContent>
            <mc:Choice Requires="w16se">
              <w:rFonts w:cs="Segoe UI Emoji"/>
            </mc:Choice>
            <mc:Fallback>
              <w:rFonts w:ascii="Segoe UI Emoji" w:hAnsi="Segoe UI Emoji" w:eastAsia="Segoe UI Emoji" w:cs="Segoe UI Emoji"/>
            </mc:Fallback>
          </mc:AlternateContent>
          <w:b/>
          <w:bCs/>
          <w:lang w:val="en-US"/>
        </w:rPr>
        <mc:AlternateContent>
          <mc:Choice Requires="w16se">
            <w16se:symEx w16se:font="Segoe UI Emoji" w16se:char="1F3FB"/>
          </mc:Choice>
          <mc:Fallback>
            <w:t>🏻</w:t>
          </mc:Fallback>
        </mc:AlternateContent>
      </w:r>
      <w:r w:rsidRPr="00D40F9E">
        <w:rPr>
          <w:rFonts w:ascii="Segoe UI Emoji" w:hAnsi="Segoe UI Emoji" w:cs="Segoe UI Emoji"/>
          <w:b/>
          <w:bCs/>
          <w:lang w:val="en-US"/>
        </w:rPr>
        <w:t>‍🫲</w:t>
      </w:r>
      <w:r w:rsidRPr="00D40F9E">
        <w:rPr>
          <mc:AlternateContent>
            <mc:Choice Requires="w16se">
              <w:rFonts w:cs="Segoe UI Emoji"/>
            </mc:Choice>
            <mc:Fallback>
              <w:rFonts w:ascii="Segoe UI Emoji" w:hAnsi="Segoe UI Emoji" w:eastAsia="Segoe UI Emoji" w:cs="Segoe UI Emoji"/>
            </mc:Fallback>
          </mc:AlternateContent>
          <w:b/>
          <w:bCs/>
          <w:lang w:val="en-US"/>
        </w:rPr>
        <mc:AlternateContent>
          <mc:Choice Requires="w16se">
            <w16se:symEx w16se:font="Segoe UI Emoji" w16se:char="1F3FB"/>
          </mc:Choice>
          <mc:Fallback>
            <w:t>🏻</w:t>
          </mc:Fallback>
        </mc:AlternateContent>
      </w:r>
      <w:ins w:author="Rinse Cramer" w:date="2025-12-13T10:31:00Z" w16du:dateUtc="2025-12-13T09:31:00Z" w:id="353">
        <w:r w:rsidRPr="00F531D8">
          <w:rPr>
            <w:rFonts w:cs="Segoe UI Emoji"/>
            <w:lang w:val="en-US"/>
            <w:rPrChange w:author="Rinse Cramer" w:date="2025-12-13T10:32:00Z" w16du:dateUtc="2025-12-13T09:32:00Z" w:id="354">
              <w:rPr>
                <w:rFonts w:ascii="Segoe UI Emoji" w:hAnsi="Segoe UI Emoji" w:cs="Segoe UI Emoji"/>
              </w:rPr>
            </w:rPrChange>
          </w:rPr>
          <w:t xml:space="preserve"> A. Status = revie</w:t>
        </w:r>
        <w:r w:rsidRPr="00F531D8">
          <w:rPr>
            <w:rFonts w:cs="Segoe UI Emoji"/>
            <w:lang w:val="en-US"/>
            <w:rPrChange w:author="Rinse Cramer" w:date="2025-12-13T10:32:00Z" w16du:dateUtc="2025-12-13T09:32:00Z" w:id="355">
              <w:rPr>
                <w:rFonts w:ascii="Segoe UI Emoji" w:hAnsi="Segoe UI Emoji" w:cs="Segoe UI Emoji"/>
                <w:lang w:val="en-US"/>
              </w:rPr>
            </w:rPrChange>
          </w:rPr>
          <w:t xml:space="preserve">w </w:t>
        </w:r>
      </w:ins>
      <w:r>
        <w:rPr>
          <w:rFonts w:cs="Segoe UI Emoji"/>
          <w:lang w:val="en-US"/>
        </w:rPr>
        <w:t>ontwerp</w:t>
      </w:r>
    </w:p>
    <w:p w:rsidR="00E33CBC" w:rsidP="00E33CBC" w:rsidRDefault="00E33CBC" w14:paraId="60DF4B30" w14:textId="77777777">
      <w:pPr>
        <w:pStyle w:val="ListParagraph"/>
        <w:numPr>
          <w:ilvl w:val="0"/>
          <w:numId w:val="41"/>
        </w:numPr>
        <w:rPr>
          <w:ins w:author="Rinse Cramer" w:date="2025-12-13T10:33:00Z" w16du:dateUtc="2025-12-13T09:33:00Z" w:id="356"/>
        </w:rPr>
      </w:pPr>
      <w:ins w:author="Rinse Cramer" w:date="2025-12-13T10:33:00Z" w16du:dateUtc="2025-12-13T09:33:00Z" w:id="357">
        <w:r>
          <w:t>1. Jira-uitvoerder is medewerker</w:t>
        </w:r>
      </w:ins>
    </w:p>
    <w:p w:rsidR="00E33CBC" w:rsidP="00E33CBC" w:rsidRDefault="00E33CBC" w14:paraId="71544A6C" w14:textId="1F1CEFC6">
      <w:pPr>
        <w:pStyle w:val="ListParagraph"/>
        <w:numPr>
          <w:ilvl w:val="0"/>
          <w:numId w:val="41"/>
        </w:numPr>
        <w:rPr>
          <w:ins w:author="Rinse Cramer" w:date="2025-12-13T10:33:00Z" w16du:dateUtc="2025-12-13T09:33:00Z" w:id="358"/>
        </w:rPr>
      </w:pPr>
      <w:ins w:author="Rinse Cramer" w:date="2025-12-13T10:33:00Z" w16du:dateUtc="2025-12-13T09:33:00Z" w:id="359">
        <w:r>
          <w:t xml:space="preserve">2. Jira-status is </w:t>
        </w:r>
      </w:ins>
      <w:r w:rsidR="00652A12">
        <w:t>Ontwerp</w:t>
      </w:r>
    </w:p>
    <w:p w:rsidRPr="00652A12" w:rsidR="00E33CBC" w:rsidP="00E33CBC" w:rsidRDefault="00E33CBC" w14:paraId="49B81735" w14:textId="5723B9CA">
      <w:pPr>
        <w:pStyle w:val="ListParagraph"/>
        <w:numPr>
          <w:ilvl w:val="0"/>
          <w:numId w:val="41"/>
        </w:numPr>
        <w:rPr>
          <w:ins w:author="Rinse Cramer" w:date="2025-12-13T10:34:00Z" w16du:dateUtc="2025-12-13T09:34:00Z" w:id="360"/>
          <w:lang w:val="en-US"/>
        </w:rPr>
      </w:pPr>
      <w:ins w:author="Rinse Cramer" w:date="2025-12-13T10:33:00Z" w16du:dateUtc="2025-12-13T09:33:00Z" w:id="361">
        <w:r w:rsidRPr="00652A12">
          <w:rPr>
            <w:lang w:val="en-US"/>
          </w:rPr>
          <w:t xml:space="preserve">3. </w:t>
        </w:r>
      </w:ins>
      <w:ins w:author="Rinse Cramer" w:date="2025-12-13T10:34:00Z" w16du:dateUtc="2025-12-13T09:34:00Z" w:id="362">
        <w:r w:rsidRPr="00652A12">
          <w:rPr>
            <w:lang w:val="en-US"/>
          </w:rPr>
          <w:t xml:space="preserve">Jira-status wordt Review </w:t>
        </w:r>
      </w:ins>
      <w:r w:rsidRPr="00652A12" w:rsidR="00652A12">
        <w:rPr>
          <w:lang w:val="en-US"/>
        </w:rPr>
        <w:t>o</w:t>
      </w:r>
      <w:r w:rsidR="00652A12">
        <w:rPr>
          <w:lang w:val="en-US"/>
        </w:rPr>
        <w:t>ntwerp</w:t>
      </w:r>
    </w:p>
    <w:p w:rsidRPr="00773C47" w:rsidR="00E33CBC" w:rsidP="00E33CBC" w:rsidRDefault="00E33CBC" w14:paraId="365F1D67" w14:textId="77777777">
      <w:pPr>
        <w:pStyle w:val="Heading1"/>
        <w:rPr>
          <w:ins w:author="Rinse Cramer" w:date="2025-12-13T10:34:00Z" w16du:dateUtc="2025-12-13T09:34:00Z" w:id="363"/>
          <w:rFonts w:cs="Segoe UI Emoji"/>
        </w:rPr>
      </w:pPr>
      <w:ins w:author="Rinse Cramer" w:date="2025-12-13T10:34:00Z" w16du:dateUtc="2025-12-13T09:34:00Z" w:id="364">
        <w:r w:rsidRPr="00E33CBC">
          <w:rPr>
            <w:rFonts w:ascii="Segoe UI Emoji" w:hAnsi="Segoe UI Emoji" w:cs="Segoe UI Emoji"/>
            <w:b/>
            <w:bCs/>
          </w:rPr>
          <w:t>🫱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E33CBC">
          <w:rPr>
            <w:rFonts w:cs="Segoe UI Emoji"/>
            <w:b/>
            <w:bCs/>
          </w:rPr>
          <w:t>‍</w:t>
        </w:r>
        <w:r w:rsidRPr="00E33CBC">
          <w:rPr>
            <w:rFonts w:ascii="Segoe UI Emoji" w:hAnsi="Segoe UI Emoji" w:cs="Segoe UI Emoji"/>
            <w:b/>
            <w:bCs/>
          </w:rPr>
          <w:t>🫲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773C47">
          <w:rPr>
            <w:rFonts w:cs="Segoe UI Emoji"/>
          </w:rPr>
          <w:t xml:space="preserve"> B. </w:t>
        </w:r>
      </w:ins>
      <w:ins w:author="Rinse Cramer" w:date="2025-12-13T10:35:00Z" w16du:dateUtc="2025-12-13T09:35:00Z" w:id="365">
        <w:r w:rsidRPr="00773C47">
          <w:rPr>
            <w:rFonts w:cs="Segoe UI Emoji"/>
            <w:rPrChange w:author="Rinse Cramer" w:date="2025-12-13T10:35:00Z" w16du:dateUtc="2025-12-13T09:35:00Z" w:id="366">
              <w:rPr>
                <w:rFonts w:cs="Segoe UI Emoji"/>
                <w:lang w:val="en-US"/>
              </w:rPr>
            </w:rPrChange>
          </w:rPr>
          <w:t>Is de baas aanwezig?</w:t>
        </w:r>
      </w:ins>
    </w:p>
    <w:p w:rsidR="00E33CBC" w:rsidP="00E33CBC" w:rsidRDefault="00E33CBC" w14:paraId="79F7C764" w14:textId="77777777">
      <w:pPr>
        <w:pStyle w:val="ListParagraph"/>
        <w:numPr>
          <w:ilvl w:val="0"/>
          <w:numId w:val="41"/>
        </w:numPr>
        <w:rPr>
          <w:ins w:author="Rinse Cramer" w:date="2025-12-13T10:34:00Z" w16du:dateUtc="2025-12-13T09:34:00Z" w:id="367"/>
        </w:rPr>
      </w:pPr>
      <w:ins w:author="Rinse Cramer" w:date="2025-12-13T10:43:00Z" w16du:dateUtc="2025-12-13T09:43:00Z" w:id="368">
        <w:r>
          <w:t>4</w:t>
        </w:r>
      </w:ins>
      <w:ins w:author="Rinse Cramer" w:date="2025-12-13T10:34:00Z" w16du:dateUtc="2025-12-13T09:34:00Z" w:id="369">
        <w:r>
          <w:t xml:space="preserve">. </w:t>
        </w:r>
      </w:ins>
      <w:ins w:author="Rinse Cramer" w:date="2025-12-13T10:35:00Z" w16du:dateUtc="2025-12-13T09:35:00Z" w:id="370">
        <w:r>
          <w:t>Baas</w:t>
        </w:r>
      </w:ins>
      <w:ins w:author="Rinse Cramer" w:date="2025-12-13T10:34:00Z" w16du:dateUtc="2025-12-13T09:34:00Z" w:id="371">
        <w:r>
          <w:t xml:space="preserve"> is </w:t>
        </w:r>
      </w:ins>
      <w:ins w:author="Rinse Cramer" w:date="2025-12-13T10:35:00Z" w16du:dateUtc="2025-12-13T09:35:00Z" w:id="372">
        <w:r>
          <w:t>mondeling beschikbaar</w:t>
        </w:r>
      </w:ins>
      <w:ins w:author="Rinse Cramer" w:date="2025-12-13T10:36:00Z" w16du:dateUtc="2025-12-13T09:36:00Z" w:id="373">
        <w:r>
          <w:t>?</w:t>
        </w:r>
      </w:ins>
    </w:p>
    <w:p w:rsidRPr="00773C47" w:rsidR="00E33CBC" w:rsidP="00E33CBC" w:rsidRDefault="00E33CBC" w14:paraId="31A93267" w14:textId="77777777">
      <w:pPr>
        <w:pStyle w:val="Heading1"/>
        <w:rPr>
          <w:ins w:author="Rinse Cramer" w:date="2025-12-13T10:38:00Z" w16du:dateUtc="2025-12-13T09:38:00Z" w:id="374"/>
          <w:rFonts w:cs="Segoe UI Emoji"/>
        </w:rPr>
      </w:pPr>
      <w:ins w:author="Rinse Cramer" w:date="2025-12-13T10:38:00Z" w16du:dateUtc="2025-12-13T09:38:00Z" w:id="375">
        <w:r w:rsidRPr="00E33CBC">
          <w:rPr>
            <w:rFonts w:ascii="Segoe UI Emoji" w:hAnsi="Segoe UI Emoji" w:cs="Segoe UI Emoji"/>
            <w:b/>
            <w:bCs/>
          </w:rPr>
          <w:t>🫱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E33CBC">
          <w:rPr>
            <w:rFonts w:cs="Segoe UI Emoji"/>
            <w:b/>
            <w:bCs/>
          </w:rPr>
          <w:t>‍</w:t>
        </w:r>
        <w:r w:rsidRPr="00E33CBC">
          <w:rPr>
            <w:rFonts w:ascii="Segoe UI Emoji" w:hAnsi="Segoe UI Emoji" w:cs="Segoe UI Emoji"/>
            <w:b/>
            <w:bCs/>
          </w:rPr>
          <w:t>🫲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773C47">
          <w:rPr>
            <w:rFonts w:cs="Segoe UI Emoji"/>
          </w:rPr>
          <w:t xml:space="preserve"> </w:t>
        </w:r>
        <w:r>
          <w:rPr>
            <w:rFonts w:cs="Segoe UI Emoji"/>
          </w:rPr>
          <w:t>C</w:t>
        </w:r>
        <w:r w:rsidRPr="00773C47">
          <w:rPr>
            <w:rFonts w:cs="Segoe UI Emoji"/>
          </w:rPr>
          <w:t xml:space="preserve">. </w:t>
        </w:r>
        <w:r>
          <w:rPr>
            <w:rFonts w:cs="Segoe UI Emoji"/>
          </w:rPr>
          <w:t>Meteen meldplicht wanneer de baas aanwezig is</w:t>
        </w:r>
      </w:ins>
    </w:p>
    <w:p w:rsidR="00E33CBC" w:rsidP="00E33CBC" w:rsidRDefault="00E33CBC" w14:paraId="42FF62A0" w14:textId="77777777">
      <w:pPr>
        <w:pStyle w:val="ListParagraph"/>
        <w:numPr>
          <w:ilvl w:val="0"/>
          <w:numId w:val="41"/>
        </w:numPr>
        <w:rPr>
          <w:ins w:author="Rinse Cramer" w:date="2025-12-13T10:38:00Z" w16du:dateUtc="2025-12-13T09:38:00Z" w:id="376"/>
        </w:rPr>
      </w:pPr>
      <w:ins w:author="Rinse Cramer" w:date="2025-12-13T10:43:00Z" w16du:dateUtc="2025-12-13T09:43:00Z" w:id="377">
        <w:r>
          <w:t>5</w:t>
        </w:r>
      </w:ins>
      <w:ins w:author="Rinse Cramer" w:date="2025-12-13T10:38:00Z" w16du:dateUtc="2025-12-13T09:38:00Z" w:id="378">
        <w:r>
          <w:t>. Baas is schriftelijk beschikbaar</w:t>
        </w:r>
      </w:ins>
    </w:p>
    <w:p w:rsidR="00E33CBC" w:rsidP="00E33CBC" w:rsidRDefault="00E33CBC" w14:paraId="5A77595C" w14:textId="77777777">
      <w:pPr>
        <w:pStyle w:val="ListParagraph"/>
        <w:numPr>
          <w:ilvl w:val="0"/>
          <w:numId w:val="41"/>
        </w:numPr>
        <w:rPr>
          <w:ins w:author="Rinse Cramer" w:date="2025-12-13T10:39:00Z" w16du:dateUtc="2025-12-13T09:39:00Z" w:id="379"/>
        </w:rPr>
      </w:pPr>
      <w:ins w:author="Rinse Cramer" w:date="2025-12-13T10:44:00Z" w16du:dateUtc="2025-12-13T09:44:00Z" w:id="380">
        <w:r>
          <w:t>6</w:t>
        </w:r>
      </w:ins>
      <w:ins w:author="Rinse Cramer" w:date="2025-12-13T10:38:00Z" w16du:dateUtc="2025-12-13T09:38:00Z" w:id="381">
        <w:r>
          <w:t>. Aa</w:t>
        </w:r>
      </w:ins>
      <w:ins w:author="Rinse Cramer" w:date="2025-12-13T10:39:00Z" w16du:dateUtc="2025-12-13T09:39:00Z" w:id="382">
        <w:r>
          <w:t>nwezigheid monitoren</w:t>
        </w:r>
      </w:ins>
    </w:p>
    <w:p w:rsidRPr="00773C47" w:rsidR="00E33CBC" w:rsidP="00E33CBC" w:rsidRDefault="00E33CBC" w14:paraId="2FABF1F8" w14:textId="77777777">
      <w:pPr>
        <w:pStyle w:val="Heading1"/>
        <w:rPr>
          <w:ins w:author="Rinse Cramer" w:date="2025-12-13T10:39:00Z" w16du:dateUtc="2025-12-13T09:39:00Z" w:id="383"/>
          <w:rFonts w:cs="Segoe UI Emoji"/>
        </w:rPr>
      </w:pPr>
      <w:ins w:author="Rinse Cramer" w:date="2025-12-13T10:39:00Z" w16du:dateUtc="2025-12-13T09:39:00Z" w:id="384">
        <w:r w:rsidRPr="00E33CBC">
          <w:rPr>
            <w:rFonts w:ascii="Segoe UI Emoji" w:hAnsi="Segoe UI Emoji" w:cs="Segoe UI Emoji"/>
            <w:b/>
            <w:bCs/>
          </w:rPr>
          <w:t>🫱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E33CBC">
          <w:rPr>
            <w:rFonts w:cs="Segoe UI Emoji"/>
            <w:b/>
            <w:bCs/>
          </w:rPr>
          <w:t>‍</w:t>
        </w:r>
        <w:r w:rsidRPr="00E33CBC">
          <w:rPr>
            <w:rFonts w:ascii="Segoe UI Emoji" w:hAnsi="Segoe UI Emoji" w:cs="Segoe UI Emoji"/>
            <w:b/>
            <w:bCs/>
          </w:rPr>
          <w:t>🫲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773C47">
          <w:rPr>
            <w:rFonts w:cs="Segoe UI Emoji"/>
          </w:rPr>
          <w:t xml:space="preserve"> </w:t>
        </w:r>
        <w:r>
          <w:rPr>
            <w:rFonts w:cs="Segoe UI Emoji"/>
          </w:rPr>
          <w:t>D</w:t>
        </w:r>
        <w:r w:rsidRPr="00773C47">
          <w:rPr>
            <w:rFonts w:cs="Segoe UI Emoji"/>
          </w:rPr>
          <w:t xml:space="preserve">. </w:t>
        </w:r>
        <w:r>
          <w:rPr>
            <w:rFonts w:cs="Segoe UI Emoji"/>
          </w:rPr>
          <w:t>Na dat de baas weer aanwezig is</w:t>
        </w:r>
      </w:ins>
    </w:p>
    <w:p w:rsidR="00E33CBC" w:rsidP="00E33CBC" w:rsidRDefault="00E33CBC" w14:paraId="726E7EDF" w14:textId="77777777">
      <w:pPr>
        <w:pStyle w:val="ListParagraph"/>
        <w:numPr>
          <w:ilvl w:val="0"/>
          <w:numId w:val="41"/>
        </w:numPr>
        <w:rPr>
          <w:ins w:author="Rinse Cramer" w:date="2025-12-13T10:38:00Z" w16du:dateUtc="2025-12-13T09:38:00Z" w:id="385"/>
        </w:rPr>
      </w:pPr>
      <w:ins w:author="Rinse Cramer" w:date="2025-12-13T10:44:00Z" w16du:dateUtc="2025-12-13T09:44:00Z" w:id="386">
        <w:r>
          <w:t>7</w:t>
        </w:r>
      </w:ins>
      <w:ins w:author="Rinse Cramer" w:date="2025-12-13T10:39:00Z" w16du:dateUtc="2025-12-13T09:39:00Z" w:id="387">
        <w:r>
          <w:t xml:space="preserve">. Baas is </w:t>
        </w:r>
      </w:ins>
      <w:ins w:author="Rinse Cramer" w:date="2025-12-13T10:40:00Z" w16du:dateUtc="2025-12-13T09:40:00Z" w:id="388">
        <w:r>
          <w:t>mondeling</w:t>
        </w:r>
      </w:ins>
      <w:ins w:author="Rinse Cramer" w:date="2025-12-13T10:39:00Z" w16du:dateUtc="2025-12-13T09:39:00Z" w:id="389">
        <w:r>
          <w:t xml:space="preserve"> beschikbaar</w:t>
        </w:r>
      </w:ins>
    </w:p>
    <w:p w:rsidRPr="00773C47" w:rsidR="00E33CBC" w:rsidP="00E33CBC" w:rsidRDefault="00E33CBC" w14:paraId="140631AB" w14:textId="6405EDC1">
      <w:pPr>
        <w:pStyle w:val="Heading1"/>
        <w:rPr>
          <w:ins w:author="Rinse Cramer" w:date="2025-12-13T10:40:00Z" w16du:dateUtc="2025-12-13T09:40:00Z" w:id="390"/>
          <w:rFonts w:cs="Segoe UI Emoji"/>
        </w:rPr>
      </w:pPr>
      <w:ins w:author="Rinse Cramer" w:date="2025-12-13T10:40:00Z" w16du:dateUtc="2025-12-13T09:40:00Z" w:id="391">
        <w:r w:rsidRPr="00E33CBC">
          <w:rPr>
            <w:rFonts w:ascii="Segoe UI Emoji" w:hAnsi="Segoe UI Emoji" w:cs="Segoe UI Emoji"/>
            <w:b/>
            <w:bCs/>
          </w:rPr>
          <w:t>🫱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E33CBC">
          <w:rPr>
            <w:rFonts w:cs="Segoe UI Emoji"/>
            <w:b/>
            <w:bCs/>
          </w:rPr>
          <w:t>‍</w:t>
        </w:r>
        <w:r w:rsidRPr="00E33CBC">
          <w:rPr>
            <w:rFonts w:ascii="Segoe UI Emoji" w:hAnsi="Segoe UI Emoji" w:cs="Segoe UI Emoji"/>
            <w:b/>
            <w:bCs/>
          </w:rPr>
          <w:t>🫲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773C47">
          <w:rPr>
            <w:rFonts w:cs="Segoe UI Emoji"/>
          </w:rPr>
          <w:t xml:space="preserve"> </w:t>
        </w:r>
        <w:r>
          <w:rPr>
            <w:rFonts w:cs="Segoe UI Emoji"/>
          </w:rPr>
          <w:t>E</w:t>
        </w:r>
        <w:r w:rsidRPr="00773C47">
          <w:rPr>
            <w:rFonts w:cs="Segoe UI Emoji"/>
          </w:rPr>
          <w:t xml:space="preserve">. </w:t>
        </w:r>
      </w:ins>
      <w:r w:rsidR="005716C5">
        <w:rPr>
          <w:rFonts w:cs="Segoe UI Emoji"/>
        </w:rPr>
        <w:t>Overleg resultaten voor goedkeuring vervolg</w:t>
      </w:r>
    </w:p>
    <w:p w:rsidR="00E33CBC" w:rsidP="00E33CBC" w:rsidRDefault="00E33CBC" w14:paraId="4CAC1BF3" w14:textId="38700E52">
      <w:pPr>
        <w:pStyle w:val="ListParagraph"/>
        <w:numPr>
          <w:ilvl w:val="0"/>
          <w:numId w:val="41"/>
        </w:numPr>
        <w:rPr>
          <w:ins w:author="Rinse Cramer" w:date="2025-12-13T10:40:00Z" w16du:dateUtc="2025-12-13T09:40:00Z" w:id="392"/>
        </w:rPr>
      </w:pPr>
      <w:ins w:author="Rinse Cramer" w:date="2025-12-13T10:44:00Z" w16du:dateUtc="2025-12-13T09:44:00Z" w:id="393">
        <w:r>
          <w:t>8</w:t>
        </w:r>
      </w:ins>
      <w:ins w:author="Rinse Cramer" w:date="2025-12-13T10:40:00Z" w16du:dateUtc="2025-12-13T09:40:00Z" w:id="394">
        <w:r>
          <w:t xml:space="preserve">. </w:t>
        </w:r>
      </w:ins>
      <w:r w:rsidR="00C3443E">
        <w:t xml:space="preserve">Ik </w:t>
      </w:r>
      <w:r w:rsidR="00586C74">
        <w:t>mail</w:t>
      </w:r>
      <w:r w:rsidR="00C3443E">
        <w:t xml:space="preserve"> </w:t>
      </w:r>
      <w:r w:rsidR="00586C74">
        <w:t>naar</w:t>
      </w:r>
      <w:r w:rsidR="00C3443E">
        <w:t xml:space="preserve"> baas</w:t>
      </w:r>
    </w:p>
    <w:p w:rsidRPr="00773C47" w:rsidR="00E33CBC" w:rsidP="00E33CBC" w:rsidRDefault="00E33CBC" w14:paraId="01B92747" w14:textId="77777777">
      <w:pPr>
        <w:pStyle w:val="Heading1"/>
        <w:rPr>
          <w:ins w:author="Rinse Cramer" w:date="2025-12-13T10:41:00Z" w16du:dateUtc="2025-12-13T09:41:00Z" w:id="395"/>
          <w:rFonts w:cs="Segoe UI Emoji"/>
        </w:rPr>
      </w:pPr>
      <w:ins w:author="Rinse Cramer" w:date="2025-12-13T10:41:00Z" w16du:dateUtc="2025-12-13T09:41:00Z" w:id="396">
        <w:r w:rsidRPr="00E33CBC">
          <w:rPr>
            <w:rFonts w:ascii="Segoe UI Emoji" w:hAnsi="Segoe UI Emoji" w:cs="Segoe UI Emoji"/>
            <w:b/>
            <w:bCs/>
          </w:rPr>
          <w:t>🫱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E33CBC">
          <w:rPr>
            <w:rFonts w:cs="Segoe UI Emoji"/>
            <w:b/>
            <w:bCs/>
          </w:rPr>
          <w:t>‍</w:t>
        </w:r>
        <w:r w:rsidRPr="00E33CBC">
          <w:rPr>
            <w:rFonts w:ascii="Segoe UI Emoji" w:hAnsi="Segoe UI Emoji" w:cs="Segoe UI Emoji"/>
            <w:b/>
            <w:bCs/>
          </w:rPr>
          <w:t>🫲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773C47">
          <w:rPr>
            <w:rFonts w:cs="Segoe UI Emoji"/>
          </w:rPr>
          <w:t xml:space="preserve"> </w:t>
        </w:r>
        <w:r>
          <w:rPr>
            <w:rFonts w:cs="Segoe UI Emoji"/>
          </w:rPr>
          <w:t>F</w:t>
        </w:r>
        <w:r w:rsidRPr="00773C47">
          <w:rPr>
            <w:rFonts w:cs="Segoe UI Emoji"/>
          </w:rPr>
          <w:t xml:space="preserve">. </w:t>
        </w:r>
        <w:r>
          <w:rPr>
            <w:rFonts w:cs="Segoe UI Emoji"/>
          </w:rPr>
          <w:t>Goedkeuring?</w:t>
        </w:r>
      </w:ins>
    </w:p>
    <w:p w:rsidR="00E33CBC" w:rsidP="00E33CBC" w:rsidRDefault="00E33CBC" w14:paraId="372474C8" w14:textId="77777777">
      <w:pPr>
        <w:pStyle w:val="ListParagraph"/>
        <w:numPr>
          <w:ilvl w:val="0"/>
          <w:numId w:val="41"/>
        </w:numPr>
        <w:rPr>
          <w:ins w:author="Rinse Cramer" w:date="2025-12-13T10:41:00Z" w16du:dateUtc="2025-12-13T09:41:00Z" w:id="397"/>
        </w:rPr>
      </w:pPr>
      <w:ins w:author="Rinse Cramer" w:date="2025-12-13T10:44:00Z" w16du:dateUtc="2025-12-13T09:44:00Z" w:id="398">
        <w:r>
          <w:t>9</w:t>
        </w:r>
      </w:ins>
      <w:ins w:author="Rinse Cramer" w:date="2025-12-13T10:41:00Z" w16du:dateUtc="2025-12-13T09:41:00Z" w:id="399">
        <w:r>
          <w:t xml:space="preserve">. </w:t>
        </w:r>
      </w:ins>
      <w:ins w:author="Rinse Cramer" w:date="2025-12-13T10:42:00Z" w16du:dateUtc="2025-12-13T09:42:00Z" w:id="400">
        <w:r>
          <w:t>R</w:t>
        </w:r>
      </w:ins>
      <w:ins w:author="Rinse Cramer" w:date="2025-12-13T10:41:00Z" w16du:dateUtc="2025-12-13T09:41:00Z" w:id="401">
        <w:r>
          <w:t xml:space="preserve">esultaten </w:t>
        </w:r>
      </w:ins>
      <w:ins w:author="Rinse Cramer" w:date="2025-12-13T10:42:00Z" w16du:dateUtc="2025-12-13T09:42:00Z" w:id="402">
        <w:r>
          <w:t>zijn goedgekeurd?</w:t>
        </w:r>
      </w:ins>
    </w:p>
    <w:p w:rsidRPr="00773C47" w:rsidR="00E33CBC" w:rsidP="00E33CBC" w:rsidRDefault="00E33CBC" w14:paraId="0CA0FA06" w14:textId="77777777">
      <w:pPr>
        <w:pStyle w:val="Heading1"/>
        <w:rPr>
          <w:ins w:author="Rinse Cramer" w:date="2025-12-13T10:42:00Z" w16du:dateUtc="2025-12-13T09:42:00Z" w:id="403"/>
          <w:rFonts w:cs="Segoe UI Emoji"/>
        </w:rPr>
      </w:pPr>
      <w:ins w:author="Rinse Cramer" w:date="2025-12-13T10:42:00Z" w16du:dateUtc="2025-12-13T09:42:00Z" w:id="404">
        <w:r w:rsidRPr="00E33CBC">
          <w:rPr>
            <w:rFonts w:ascii="Segoe UI Emoji" w:hAnsi="Segoe UI Emoji" w:cs="Segoe UI Emoji"/>
            <w:b/>
            <w:bCs/>
          </w:rPr>
          <w:t>🫱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E33CBC">
          <w:rPr>
            <w:rFonts w:cs="Segoe UI Emoji"/>
            <w:b/>
            <w:bCs/>
          </w:rPr>
          <w:t>‍</w:t>
        </w:r>
        <w:r w:rsidRPr="00E33CBC">
          <w:rPr>
            <w:rFonts w:ascii="Segoe UI Emoji" w:hAnsi="Segoe UI Emoji" w:cs="Segoe UI Emoji"/>
            <w:b/>
            <w:bCs/>
          </w:rPr>
          <w:t>🫲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773C47">
          <w:rPr>
            <w:rFonts w:cs="Segoe UI Emoji"/>
          </w:rPr>
          <w:t xml:space="preserve"> </w:t>
        </w:r>
        <w:r>
          <w:rPr>
            <w:rFonts w:cs="Segoe UI Emoji"/>
          </w:rPr>
          <w:t>G</w:t>
        </w:r>
        <w:r w:rsidRPr="00773C47">
          <w:rPr>
            <w:rFonts w:cs="Segoe UI Emoji"/>
          </w:rPr>
          <w:t xml:space="preserve">. </w:t>
        </w:r>
        <w:r>
          <w:rPr>
            <w:rFonts w:cs="Segoe UI Emoji"/>
          </w:rPr>
          <w:t>De baas bepaald volgende status</w:t>
        </w:r>
      </w:ins>
    </w:p>
    <w:p w:rsidR="00E33CBC" w:rsidP="00E33CBC" w:rsidRDefault="00E33CBC" w14:paraId="16A468BC" w14:textId="77777777">
      <w:pPr>
        <w:pStyle w:val="ListParagraph"/>
        <w:numPr>
          <w:ilvl w:val="0"/>
          <w:numId w:val="41"/>
        </w:numPr>
        <w:rPr>
          <w:ins w:author="Rinse Cramer" w:date="2025-12-13T10:42:00Z" w16du:dateUtc="2025-12-13T09:42:00Z" w:id="405"/>
        </w:rPr>
      </w:pPr>
      <w:ins w:author="Rinse Cramer" w:date="2025-12-13T10:43:00Z" w16du:dateUtc="2025-12-13T09:43:00Z" w:id="406">
        <w:r>
          <w:t>1</w:t>
        </w:r>
      </w:ins>
      <w:ins w:author="Rinse Cramer" w:date="2025-12-13T10:44:00Z" w16du:dateUtc="2025-12-13T09:44:00Z" w:id="407">
        <w:r>
          <w:t>0</w:t>
        </w:r>
      </w:ins>
      <w:ins w:author="Rinse Cramer" w:date="2025-12-13T10:42:00Z" w16du:dateUtc="2025-12-13T09:42:00Z" w:id="408">
        <w:r>
          <w:t xml:space="preserve">. </w:t>
        </w:r>
      </w:ins>
      <w:ins w:author="Rinse Cramer" w:date="2025-12-13T10:45:00Z" w16du:dateUtc="2025-12-13T09:45:00Z" w:id="409">
        <w:r>
          <w:t>Terug n</w:t>
        </w:r>
      </w:ins>
      <w:ins w:author="Rinse Cramer" w:date="2025-12-13T10:43:00Z" w16du:dateUtc="2025-12-13T09:43:00Z" w:id="410">
        <w:r>
          <w:t xml:space="preserve">aar </w:t>
        </w:r>
      </w:ins>
      <w:ins w:author="Rinse Cramer" w:date="2025-12-13T10:45:00Z" w16du:dateUtc="2025-12-13T09:45:00Z" w:id="411">
        <w:r>
          <w:t>vorige</w:t>
        </w:r>
      </w:ins>
      <w:ins w:author="Rinse Cramer" w:date="2025-12-13T10:43:00Z" w16du:dateUtc="2025-12-13T09:43:00Z" w:id="412">
        <w:r>
          <w:t xml:space="preserve"> flowchartpagina navigeren</w:t>
        </w:r>
      </w:ins>
    </w:p>
    <w:p w:rsidRPr="00773C47" w:rsidR="00E33CBC" w:rsidP="00E33CBC" w:rsidRDefault="00E33CBC" w14:paraId="3C52C2BF" w14:textId="4DC8BF94">
      <w:pPr>
        <w:pStyle w:val="Heading1"/>
        <w:rPr>
          <w:ins w:author="Rinse Cramer" w:date="2025-12-13T10:44:00Z" w16du:dateUtc="2025-12-13T09:44:00Z" w:id="413"/>
          <w:rFonts w:cs="Segoe UI Emoji"/>
        </w:rPr>
      </w:pPr>
      <w:ins w:author="Rinse Cramer" w:date="2025-12-13T10:44:00Z" w16du:dateUtc="2025-12-13T09:44:00Z" w:id="414">
        <w:r w:rsidRPr="00E33CBC">
          <w:rPr>
            <w:rFonts w:ascii="Segoe UI Emoji" w:hAnsi="Segoe UI Emoji" w:cs="Segoe UI Emoji"/>
            <w:b/>
            <w:bCs/>
          </w:rPr>
          <w:t>🫱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E33CBC">
          <w:rPr>
            <w:rFonts w:cs="Segoe UI Emoji"/>
            <w:b/>
            <w:bCs/>
          </w:rPr>
          <w:t>‍</w:t>
        </w:r>
        <w:r w:rsidRPr="00E33CBC">
          <w:rPr>
            <w:rFonts w:ascii="Segoe UI Emoji" w:hAnsi="Segoe UI Emoji" w:cs="Segoe UI Emoji"/>
            <w:b/>
            <w:bCs/>
          </w:rPr>
          <w:t>🫲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773C47">
          <w:rPr>
            <w:rFonts w:cs="Segoe UI Emoji"/>
          </w:rPr>
          <w:t xml:space="preserve"> </w:t>
        </w:r>
        <w:r>
          <w:rPr>
            <w:rFonts w:cs="Segoe UI Emoji"/>
          </w:rPr>
          <w:t>H</w:t>
        </w:r>
        <w:r w:rsidRPr="00773C47">
          <w:rPr>
            <w:rFonts w:cs="Segoe UI Emoji"/>
          </w:rPr>
          <w:t xml:space="preserve">. </w:t>
        </w:r>
        <w:r>
          <w:rPr>
            <w:rFonts w:cs="Segoe UI Emoji"/>
          </w:rPr>
          <w:t xml:space="preserve">Volg de </w:t>
        </w:r>
      </w:ins>
      <w:r w:rsidR="00B023F7">
        <w:rPr>
          <w:rFonts w:cs="Segoe UI Emoji"/>
        </w:rPr>
        <w:t>implementatie</w:t>
      </w:r>
    </w:p>
    <w:p w:rsidRPr="002356C7" w:rsidR="00E33CBC" w:rsidRDefault="00E33CBC" w14:paraId="4E05FA0B" w14:textId="77777777">
      <w:pPr>
        <w:pStyle w:val="ListParagraph"/>
        <w:numPr>
          <w:ilvl w:val="0"/>
          <w:numId w:val="41"/>
        </w:numPr>
        <w:rPr>
          <w:ins w:author="Rinse Cramer" w:date="2025-12-13T10:29:00Z" w16du:dateUtc="2025-12-13T09:29:00Z" w:id="415"/>
          <w:rPrChange w:author="Rinse Cramer" w:date="2025-12-13T10:33:00Z" w16du:dateUtc="2025-12-13T09:33:00Z" w:id="416">
            <w:rPr>
              <w:ins w:author="Rinse Cramer" w:date="2025-12-13T10:29:00Z" w16du:dateUtc="2025-12-13T09:29:00Z" w:id="417"/>
              <w:rFonts w:ascii="Segoe UI Emoji" w:hAnsi="Segoe UI Emoji" w:cs="Segoe UI Emoji"/>
            </w:rPr>
          </w:rPrChange>
        </w:rPr>
        <w:pPrChange w:author="Rinse Cramer" w:date="2025-12-13T10:37:00Z" w16du:dateUtc="2025-12-13T09:37:00Z" w:id="418">
          <w:pPr>
            <w:pStyle w:val="Heading1"/>
          </w:pPr>
        </w:pPrChange>
      </w:pPr>
      <w:ins w:author="Rinse Cramer" w:date="2025-12-13T10:44:00Z" w16du:dateUtc="2025-12-13T09:44:00Z" w:id="419">
        <w:r>
          <w:t>1</w:t>
        </w:r>
      </w:ins>
      <w:ins w:author="Rinse Cramer" w:date="2025-12-13T10:45:00Z" w16du:dateUtc="2025-12-13T09:45:00Z" w:id="420">
        <w:r>
          <w:t>1</w:t>
        </w:r>
      </w:ins>
      <w:ins w:author="Rinse Cramer" w:date="2025-12-13T10:44:00Z" w16du:dateUtc="2025-12-13T09:44:00Z" w:id="421">
        <w:r>
          <w:t>. Naar volgende flowchartpagina navigeren</w:t>
        </w:r>
      </w:ins>
    </w:p>
    <w:p w:rsidR="00984A17" w:rsidP="00E33CBC" w:rsidRDefault="00984A17" w14:paraId="7FA2059A" w14:textId="77777777"/>
    <w:p w:rsidR="000A785D" w:rsidRDefault="000A785D" w14:paraId="60E6BAC0" w14:textId="77777777">
      <w:pPr>
        <w:rPr>
          <w:rFonts w:ascii="Segoe UI Emoji" w:hAnsi="Segoe UI Emoji" w:cs="Segoe UI Emoji" w:eastAsiaTheme="majorEastAsia"/>
          <w:color w:val="0F4761" w:themeColor="accent1" w:themeShade="BF"/>
          <w:sz w:val="40"/>
          <w:szCs w:val="40"/>
        </w:rPr>
      </w:pPr>
      <w:r>
        <w:rPr>
          <w:rFonts w:ascii="Segoe UI Emoji" w:hAnsi="Segoe UI Emoji" w:cs="Segoe UI Emoji"/>
        </w:rPr>
        <w:br w:type="page"/>
      </w:r>
    </w:p>
    <w:p w:rsidR="00B6720F" w:rsidDel="002345C5" w:rsidP="00B6720F" w:rsidRDefault="00B6720F" w14:paraId="2EE2BF0B" w14:textId="4F6B4299">
      <w:pPr>
        <w:pStyle w:val="Heading1"/>
        <w:rPr>
          <w:del w:author="Rinse Cramer" w:date="2025-11-25T00:03:00Z" w16du:dateUtc="2025-11-24T23:03:00Z" w:id="422"/>
        </w:rPr>
      </w:pPr>
      <w:del w:author="Rinse Cramer" w:date="2025-11-25T00:03:00Z" w16du:dateUtc="2025-11-24T23:03:00Z" w:id="423">
        <w:r w:rsidDel="002345C5">
          <w:rPr>
            <w:rFonts w:ascii="Segoe UI Emoji" w:hAnsi="Segoe UI Emoji" w:cs="Segoe UI Emoji"/>
          </w:rPr>
          <w:lastRenderedPageBreak/>
          <w:delText>🫱🏻</w:delText>
        </w:r>
        <w:r w:rsidDel="002345C5">
          <w:delText>‍</w:delText>
        </w:r>
        <w:r w:rsidDel="002345C5">
          <w:rPr>
            <w:rFonts w:ascii="Segoe UI Emoji" w:hAnsi="Segoe UI Emoji" w:cs="Segoe UI Emoji"/>
          </w:rPr>
          <w:delText>🫲🏻</w:delText>
        </w:r>
        <w:r w:rsidDel="002345C5">
          <w:delText xml:space="preserve"> Review Ontwerp</w:delText>
        </w:r>
      </w:del>
    </w:p>
    <w:p w:rsidR="00E2428E" w:rsidDel="002345C5" w:rsidRDefault="00CF1D9E" w14:paraId="4C9BCD19" w14:textId="5DA21AD8">
      <w:pPr>
        <w:rPr>
          <w:del w:author="Rinse Cramer" w:date="2025-11-25T00:03:00Z" w16du:dateUtc="2025-11-24T23:03:00Z" w:id="424"/>
        </w:rPr>
        <w:pPrChange w:author="Rinse Cramer" w:date="2025-11-04T23:07:00Z" w16du:dateUtc="2025-11-04T22:07:00Z" w:id="425">
          <w:pPr>
            <w:pStyle w:val="ListParagraph"/>
            <w:numPr>
              <w:numId w:val="34"/>
            </w:numPr>
            <w:ind w:hanging="360"/>
          </w:pPr>
        </w:pPrChange>
      </w:pPr>
      <w:del w:author="Rinse Cramer" w:date="2025-11-25T00:03:00Z" w16du:dateUtc="2025-11-24T23:03:00Z" w:id="426">
        <w:r w:rsidDel="002345C5">
          <w:delText xml:space="preserve">A. </w:delText>
        </w:r>
        <w:r w:rsidRPr="00B6720F" w:rsidDel="002345C5" w:rsidR="00B6720F">
          <w:delText>Oordeel geven over meest effectieve oplossing</w:delText>
        </w:r>
      </w:del>
    </w:p>
    <w:p w:rsidR="00B6720F" w:rsidDel="002345C5" w:rsidRDefault="00CF1D9E" w14:paraId="66E0750F" w14:textId="305B143F">
      <w:pPr>
        <w:rPr>
          <w:del w:author="Rinse Cramer" w:date="2025-11-25T00:03:00Z" w16du:dateUtc="2025-11-24T23:03:00Z" w:id="427"/>
        </w:rPr>
        <w:pPrChange w:author="Rinse Cramer" w:date="2025-11-03T23:33:00Z" w16du:dateUtc="2025-11-03T22:33:00Z" w:id="428">
          <w:pPr>
            <w:pStyle w:val="ListParagraph"/>
            <w:numPr>
              <w:numId w:val="34"/>
            </w:numPr>
            <w:ind w:hanging="360"/>
          </w:pPr>
        </w:pPrChange>
      </w:pPr>
      <w:del w:author="Rinse Cramer" w:date="2025-11-25T00:03:00Z" w16du:dateUtc="2025-11-24T23:03:00Z" w:id="429">
        <w:r w:rsidDel="002345C5">
          <w:delText xml:space="preserve">B. </w:delText>
        </w:r>
        <w:r w:rsidRPr="00B6720F" w:rsidDel="002345C5" w:rsidR="00B6720F">
          <w:delText>Is Jeroen akkoord? Zo ja, door met de opdracht</w:delText>
        </w:r>
      </w:del>
    </w:p>
    <w:p w:rsidR="00B6720F" w:rsidP="00B6720F" w:rsidRDefault="00B6720F" w14:paraId="27A2CE1C" w14:textId="77777777">
      <w:pPr>
        <w:pStyle w:val="Heading1"/>
      </w:pPr>
      <w:r>
        <w:rPr>
          <w:rFonts w:ascii="Segoe UI Emoji" w:hAnsi="Segoe UI Emoji" w:cs="Segoe UI Emoji"/>
        </w:rPr>
        <w:t>⌨️</w:t>
      </w:r>
      <w:r>
        <w:t xml:space="preserve"> Implementatie</w:t>
      </w:r>
    </w:p>
    <w:p w:rsidR="00B6720F" w:rsidP="00B6720F" w:rsidRDefault="00CF1D9E" w14:paraId="34C9EDCE" w14:textId="667A2A4C">
      <w:pPr>
        <w:pStyle w:val="ListParagraph"/>
        <w:numPr>
          <w:ilvl w:val="0"/>
          <w:numId w:val="35"/>
        </w:numPr>
      </w:pPr>
      <w:r>
        <w:t xml:space="preserve">A. </w:t>
      </w:r>
      <w:r w:rsidRPr="00B6720F" w:rsidR="00B6720F">
        <w:t>Na afronding van elke functie testen (steppend debuggen, check op werking en dekking)</w:t>
      </w:r>
    </w:p>
    <w:p w:rsidR="00B6720F" w:rsidP="00B6720F" w:rsidRDefault="00CF1D9E" w14:paraId="3285BB56" w14:textId="7CE8FEFF">
      <w:pPr>
        <w:pStyle w:val="ListParagraph"/>
        <w:numPr>
          <w:ilvl w:val="0"/>
          <w:numId w:val="35"/>
        </w:numPr>
      </w:pPr>
      <w:r>
        <w:t xml:space="preserve">B. </w:t>
      </w:r>
      <w:r w:rsidRPr="00B6720F" w:rsidR="00B6720F">
        <w:t>Houd ik me aan de eenvoudigste oplossing?</w:t>
      </w:r>
    </w:p>
    <w:p w:rsidR="00B6720F" w:rsidP="00B6720F" w:rsidRDefault="00CF1D9E" w14:paraId="63DD465F" w14:textId="4348BE6A">
      <w:pPr>
        <w:pStyle w:val="ListParagraph"/>
        <w:numPr>
          <w:ilvl w:val="0"/>
          <w:numId w:val="35"/>
        </w:numPr>
      </w:pPr>
      <w:r>
        <w:t xml:space="preserve">C. </w:t>
      </w:r>
      <w:r w:rsidRPr="00B6720F" w:rsidR="00B6720F">
        <w:t>Houd ik me aan de code conventie?</w:t>
      </w:r>
    </w:p>
    <w:p w:rsidR="00B6720F" w:rsidP="00B6720F" w:rsidRDefault="00CF1D9E" w14:paraId="2483CC58" w14:textId="4AA9EEAA">
      <w:pPr>
        <w:pStyle w:val="ListParagraph"/>
        <w:numPr>
          <w:ilvl w:val="0"/>
          <w:numId w:val="35"/>
        </w:numPr>
      </w:pPr>
      <w:r>
        <w:t xml:space="preserve">D. </w:t>
      </w:r>
      <w:r w:rsidRPr="00B6720F" w:rsidR="00B6720F">
        <w:t>Alle IF en ELSE paden getest?</w:t>
      </w:r>
    </w:p>
    <w:p w:rsidR="00B6720F" w:rsidP="00B6720F" w:rsidRDefault="00B81B1B" w14:paraId="0B4D6A5B" w14:textId="682B5C13">
      <w:pPr>
        <w:pStyle w:val="ListParagraph"/>
        <w:numPr>
          <w:ilvl w:val="0"/>
          <w:numId w:val="35"/>
        </w:numPr>
      </w:pPr>
      <w:r>
        <w:t>E</w:t>
      </w:r>
      <w:r w:rsidR="00CF1D9E">
        <w:t xml:space="preserve">. </w:t>
      </w:r>
      <w:r w:rsidRPr="00B6720F" w:rsidR="00B6720F">
        <w:t>Confidence level vastgesteld</w:t>
      </w:r>
    </w:p>
    <w:p w:rsidR="00B6720F" w:rsidP="00B6720F" w:rsidRDefault="00B81B1B" w14:paraId="7F6EB5FE" w14:textId="39A13E42">
      <w:pPr>
        <w:pStyle w:val="ListParagraph"/>
        <w:numPr>
          <w:ilvl w:val="0"/>
          <w:numId w:val="35"/>
        </w:numPr>
      </w:pPr>
      <w:r>
        <w:t>F</w:t>
      </w:r>
      <w:r w:rsidR="00CF1D9E">
        <w:t xml:space="preserve">. </w:t>
      </w:r>
      <w:r w:rsidRPr="00B6720F" w:rsidR="00B6720F">
        <w:t>Vragen stellen bij onduidelijkheden!</w:t>
      </w:r>
    </w:p>
    <w:p w:rsidR="00B6720F" w:rsidRDefault="00B81B1B" w14:paraId="5685E93F" w14:textId="6EE90196">
      <w:pPr>
        <w:rPr>
          <w:ins w:author="Rinse Cramer" w:date="2025-11-03T23:38:00Z" w16du:dateUtc="2025-11-03T22:38:00Z" w:id="430"/>
        </w:rPr>
        <w:pPrChange w:author="Rinse Cramer" w:date="2025-11-07T18:09:00Z" w16du:dateUtc="2025-11-07T17:09:00Z" w:id="431">
          <w:pPr>
            <w:pStyle w:val="ListParagraph"/>
            <w:numPr>
              <w:numId w:val="35"/>
            </w:numPr>
            <w:ind w:hanging="360"/>
          </w:pPr>
        </w:pPrChange>
      </w:pPr>
      <w:del w:author="Rinse Cramer" w:date="2025-11-07T18:09:00Z" w16du:dateUtc="2025-11-07T17:09:00Z" w:id="432">
        <w:r w:rsidDel="00C1744D">
          <w:delText>G</w:delText>
        </w:r>
        <w:r w:rsidDel="00C1744D" w:rsidR="00CF1D9E">
          <w:delText xml:space="preserve">. </w:delText>
        </w:r>
        <w:r w:rsidRPr="00B6720F" w:rsidDel="00C1744D" w:rsidR="00B6720F">
          <w:delText>Actiepunten uit Excel verwerkt en Jira geüpdated</w:delText>
        </w:r>
      </w:del>
    </w:p>
    <w:p w:rsidR="00C36AB8" w:rsidRDefault="00C36AB8" w14:paraId="5862E9AC" w14:textId="20E697BF">
      <w:pPr>
        <w:pPrChange w:author="Rinse Cramer" w:date="2025-11-03T23:38:00Z" w16du:dateUtc="2025-11-03T22:38:00Z" w:id="433">
          <w:pPr>
            <w:pStyle w:val="ListParagraph"/>
            <w:numPr>
              <w:numId w:val="35"/>
            </w:numPr>
            <w:ind w:hanging="360"/>
          </w:pPr>
        </w:pPrChange>
      </w:pPr>
      <w:ins w:author="Rinse Cramer" w:date="2025-11-03T23:38:00Z" w16du:dateUtc="2025-11-03T22:38:00Z" w:id="434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495836C7" wp14:editId="6A589CA4">
                  <wp:simplePos x="0" y="0"/>
                  <wp:positionH relativeFrom="column">
                    <wp:posOffset>180340</wp:posOffset>
                  </wp:positionH>
                  <wp:positionV relativeFrom="paragraph">
                    <wp:posOffset>90170</wp:posOffset>
                  </wp:positionV>
                  <wp:extent cx="5472000" cy="0"/>
                  <wp:effectExtent l="0" t="0" r="0" b="0"/>
                  <wp:wrapNone/>
                  <wp:docPr id="1245411197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472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id="Straight Connector 1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156082 [3204]" strokeweight="1pt" from="14.2pt,7.1pt" to="445.05pt,7.1pt" w14:anchorId="397A8FD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">
                  <v:stroke joinstyle="miter"/>
                </v:line>
              </w:pict>
            </mc:Fallback>
          </mc:AlternateContent>
        </w:r>
      </w:ins>
    </w:p>
    <w:p w:rsidR="00B6720F" w:rsidP="00B6720F" w:rsidRDefault="00C1744D" w14:paraId="3EF5B006" w14:textId="08CB62FE">
      <w:pPr>
        <w:pStyle w:val="ListParagraph"/>
        <w:numPr>
          <w:ilvl w:val="0"/>
          <w:numId w:val="35"/>
        </w:numPr>
      </w:pPr>
      <w:ins w:author="Rinse Cramer" w:date="2025-11-07T18:09:00Z" w16du:dateUtc="2025-11-07T17:09:00Z" w:id="435">
        <w:r>
          <w:t>G</w:t>
        </w:r>
      </w:ins>
      <w:del w:author="Rinse Cramer" w:date="2025-11-07T18:09:00Z" w16du:dateUtc="2025-11-07T17:09:00Z" w:id="436">
        <w:r w:rsidDel="00C1744D" w:rsidR="00B81B1B">
          <w:delText>H</w:delText>
        </w:r>
      </w:del>
      <w:r w:rsidR="00B81B1B">
        <w:t>.</w:t>
      </w:r>
      <w:r w:rsidR="00CF1D9E">
        <w:t xml:space="preserve"> </w:t>
      </w:r>
      <w:r w:rsidRPr="00B6720F" w:rsidR="00B6720F">
        <w:t>Evaluatie eerste acties:</w:t>
      </w:r>
    </w:p>
    <w:p w:rsidR="00B6720F" w:rsidP="00B6720F" w:rsidRDefault="00CF1D9E" w14:paraId="2E478592" w14:textId="1B6E7027">
      <w:pPr>
        <w:pStyle w:val="ListParagraph"/>
        <w:numPr>
          <w:ilvl w:val="0"/>
          <w:numId w:val="35"/>
        </w:numPr>
      </w:pPr>
      <w:r>
        <w:t xml:space="preserve">a. </w:t>
      </w:r>
      <w:r w:rsidRPr="00B6720F" w:rsidR="00B6720F">
        <w:t>Hoe lang denk je nog nodig te hebben?</w:t>
      </w:r>
    </w:p>
    <w:p w:rsidR="00B6720F" w:rsidP="00B6720F" w:rsidRDefault="00CF1D9E" w14:paraId="6F9D0E8F" w14:textId="18A3EB32">
      <w:pPr>
        <w:pStyle w:val="ListParagraph"/>
        <w:numPr>
          <w:ilvl w:val="0"/>
          <w:numId w:val="35"/>
        </w:numPr>
      </w:pPr>
      <w:r>
        <w:t xml:space="preserve">b. </w:t>
      </w:r>
      <w:r w:rsidRPr="00B6720F" w:rsidR="00B6720F">
        <w:t>Past het binnen de 150%? Tijdtrigger gehaald? Zo ja, verder</w:t>
      </w:r>
    </w:p>
    <w:p w:rsidR="00B6720F" w:rsidP="00B6720F" w:rsidRDefault="00C1744D" w14:paraId="6969A66C" w14:textId="3B3368BB">
      <w:pPr>
        <w:pStyle w:val="ListParagraph"/>
        <w:numPr>
          <w:ilvl w:val="0"/>
          <w:numId w:val="36"/>
        </w:numPr>
      </w:pPr>
      <w:ins w:author="Rinse Cramer" w:date="2025-11-07T18:09:00Z" w16du:dateUtc="2025-11-07T17:09:00Z" w:id="437">
        <w:r>
          <w:t>H</w:t>
        </w:r>
      </w:ins>
      <w:del w:author="Rinse Cramer" w:date="2025-11-07T18:09:00Z" w16du:dateUtc="2025-11-07T17:09:00Z" w:id="438">
        <w:r w:rsidDel="00C1744D" w:rsidR="00B81B1B">
          <w:delText>I</w:delText>
        </w:r>
      </w:del>
      <w:r w:rsidR="00CF1D9E">
        <w:t xml:space="preserve">. </w:t>
      </w:r>
      <w:r w:rsidRPr="00B6720F" w:rsidR="00B6720F">
        <w:t>Evaluatie laatste acties:</w:t>
      </w:r>
    </w:p>
    <w:p w:rsidR="00B6720F" w:rsidP="00B6720F" w:rsidRDefault="00CF1D9E" w14:paraId="72BBDA66" w14:textId="07E8A221">
      <w:pPr>
        <w:pStyle w:val="ListParagraph"/>
        <w:numPr>
          <w:ilvl w:val="0"/>
          <w:numId w:val="36"/>
        </w:numPr>
      </w:pPr>
      <w:r>
        <w:t xml:space="preserve">a. </w:t>
      </w:r>
      <w:r w:rsidRPr="00B6720F" w:rsidR="00B6720F">
        <w:t>Hoe heeft het zo lang kunnen duren?</w:t>
      </w:r>
    </w:p>
    <w:p w:rsidR="00B6720F" w:rsidP="00B6720F" w:rsidRDefault="00CF1D9E" w14:paraId="3F3EAF7C" w14:textId="74E27C54">
      <w:pPr>
        <w:pStyle w:val="ListParagraph"/>
        <w:numPr>
          <w:ilvl w:val="0"/>
          <w:numId w:val="36"/>
        </w:numPr>
        <w:rPr>
          <w:ins w:author="Rinse Cramer" w:date="2025-11-25T00:03:00Z" w16du:dateUtc="2025-11-24T23:03:00Z" w:id="439"/>
        </w:rPr>
      </w:pPr>
      <w:r>
        <w:t xml:space="preserve">b. </w:t>
      </w:r>
      <w:r w:rsidRPr="00B6720F" w:rsidR="00B6720F">
        <w:t>Snellere methodieken mogelijk?</w:t>
      </w:r>
    </w:p>
    <w:p w:rsidR="009475F3" w:rsidP="00B6720F" w:rsidRDefault="009475F3" w14:paraId="25733DAE" w14:textId="7C2FA05D">
      <w:pPr>
        <w:pStyle w:val="ListParagraph"/>
        <w:numPr>
          <w:ilvl w:val="0"/>
          <w:numId w:val="36"/>
        </w:numPr>
      </w:pPr>
      <w:ins w:author="Rinse Cramer" w:date="2025-11-25T00:03:00Z" w16du:dateUtc="2025-11-24T23:03:00Z" w:id="440">
        <w:r>
          <w:t xml:space="preserve">c. </w:t>
        </w:r>
      </w:ins>
      <w:ins w:author="Rinse Cramer" w:date="2025-11-25T00:04:00Z" w16du:dateUtc="2025-11-24T23:04:00Z" w:id="441">
        <w:r>
          <w:t>Heb ik mijn antwoorden getest voordat ik JW spreek?</w:t>
        </w:r>
      </w:ins>
    </w:p>
    <w:p w:rsidR="00B6720F" w:rsidP="00B6720F" w:rsidRDefault="00B6720F" w14:paraId="5F5C4323" w14:textId="77777777">
      <w:pPr>
        <w:pStyle w:val="Heading1"/>
      </w:pPr>
      <w:r>
        <w:rPr>
          <w:rFonts w:ascii="Segoe UI Emoji" w:hAnsi="Segoe UI Emoji" w:cs="Segoe UI Emoji"/>
        </w:rPr>
        <w:t>🔎</w:t>
      </w:r>
      <w:r>
        <w:t xml:space="preserve"> Test</w:t>
      </w:r>
    </w:p>
    <w:p w:rsidR="00B6720F" w:rsidP="00B6720F" w:rsidRDefault="00CF1D9E" w14:paraId="2030F1EA" w14:textId="5E2FA576">
      <w:pPr>
        <w:pStyle w:val="ListParagraph"/>
        <w:numPr>
          <w:ilvl w:val="0"/>
          <w:numId w:val="37"/>
        </w:numPr>
      </w:pPr>
      <w:r>
        <w:t xml:space="preserve">A. </w:t>
      </w:r>
      <w:r w:rsidRPr="00B6720F" w:rsidR="00B6720F">
        <w:t>Functioneel testen voor ieder soort haard (indien beschikbaar)</w:t>
      </w:r>
    </w:p>
    <w:p w:rsidR="00B6720F" w:rsidP="00B6720F" w:rsidRDefault="00CF1D9E" w14:paraId="3DF30D6F" w14:textId="4FAEBF38">
      <w:pPr>
        <w:pStyle w:val="ListParagraph"/>
        <w:numPr>
          <w:ilvl w:val="0"/>
          <w:numId w:val="37"/>
        </w:numPr>
      </w:pPr>
      <w:r>
        <w:t xml:space="preserve">B. </w:t>
      </w:r>
      <w:r w:rsidRPr="00B6720F" w:rsidR="00B6720F">
        <w:t>Test compleet uitgevoerd?</w:t>
      </w:r>
    </w:p>
    <w:p w:rsidR="00B6720F" w:rsidP="00B6720F" w:rsidRDefault="00CF1D9E" w14:paraId="61A9176D" w14:textId="6F5A63E7">
      <w:pPr>
        <w:pStyle w:val="ListParagraph"/>
        <w:numPr>
          <w:ilvl w:val="0"/>
          <w:numId w:val="37"/>
        </w:numPr>
      </w:pPr>
      <w:r>
        <w:t xml:space="preserve">C. </w:t>
      </w:r>
      <w:r w:rsidRPr="00B6720F" w:rsidR="00B6720F">
        <w:t>Code review van eigen code</w:t>
      </w:r>
    </w:p>
    <w:p w:rsidR="00B6720F" w:rsidP="00B6720F" w:rsidRDefault="00CF1D9E" w14:paraId="5ADA5B2F" w14:textId="3F606108">
      <w:pPr>
        <w:pStyle w:val="ListParagraph"/>
        <w:numPr>
          <w:ilvl w:val="0"/>
          <w:numId w:val="37"/>
        </w:numPr>
      </w:pPr>
      <w:r>
        <w:t xml:space="preserve">D. </w:t>
      </w:r>
      <w:r w:rsidRPr="00B6720F" w:rsidR="00B6720F">
        <w:t>Eigen review/ontwerp review</w:t>
      </w:r>
    </w:p>
    <w:p w:rsidR="00B6720F" w:rsidP="00B6720F" w:rsidRDefault="00CF1D9E" w14:paraId="1EE3D7D8" w14:textId="51AB6A17">
      <w:pPr>
        <w:pStyle w:val="ListParagraph"/>
        <w:numPr>
          <w:ilvl w:val="0"/>
          <w:numId w:val="37"/>
        </w:numPr>
      </w:pPr>
      <w:r>
        <w:t xml:space="preserve">E. </w:t>
      </w:r>
      <w:r w:rsidRPr="00B6720F" w:rsidR="00B6720F">
        <w:t>Rekening gehouden met oudere systemen?</w:t>
      </w:r>
    </w:p>
    <w:p w:rsidR="00B6720F" w:rsidP="00B6720F" w:rsidRDefault="00CF1D9E" w14:paraId="030D7CDE" w14:textId="4A9DAEC5">
      <w:pPr>
        <w:pStyle w:val="ListParagraph"/>
        <w:numPr>
          <w:ilvl w:val="0"/>
          <w:numId w:val="37"/>
        </w:numPr>
      </w:pPr>
      <w:r>
        <w:t xml:space="preserve">F. </w:t>
      </w:r>
      <w:r w:rsidRPr="00B6720F" w:rsidR="00B6720F">
        <w:t>Heeft elke IF een ELSE?</w:t>
      </w:r>
    </w:p>
    <w:p w:rsidR="00B6720F" w:rsidP="00B6720F" w:rsidRDefault="00CF1D9E" w14:paraId="17EC6B8C" w14:textId="59B1EBAF">
      <w:pPr>
        <w:pStyle w:val="ListParagraph"/>
        <w:numPr>
          <w:ilvl w:val="0"/>
          <w:numId w:val="37"/>
        </w:numPr>
      </w:pPr>
      <w:r>
        <w:t xml:space="preserve">G. </w:t>
      </w:r>
      <w:r w:rsidRPr="00B6720F" w:rsidR="00B6720F">
        <w:t>Confidence level vastgesteld</w:t>
      </w:r>
    </w:p>
    <w:p w:rsidR="00B6720F" w:rsidP="00B6720F" w:rsidRDefault="00CF1D9E" w14:paraId="1B8C7199" w14:textId="6FEEB7D7">
      <w:pPr>
        <w:pStyle w:val="ListParagraph"/>
        <w:numPr>
          <w:ilvl w:val="0"/>
          <w:numId w:val="37"/>
        </w:numPr>
      </w:pPr>
      <w:r>
        <w:t xml:space="preserve">H. </w:t>
      </w:r>
      <w:r w:rsidRPr="00B6720F" w:rsidR="00B6720F">
        <w:t>Aan het ontwerp gehouden?</w:t>
      </w:r>
    </w:p>
    <w:p w:rsidR="00B6720F" w:rsidP="00B6720F" w:rsidRDefault="00CF1D9E" w14:paraId="6D482181" w14:textId="71DF3E62">
      <w:pPr>
        <w:pStyle w:val="ListParagraph"/>
        <w:numPr>
          <w:ilvl w:val="0"/>
          <w:numId w:val="37"/>
        </w:numPr>
      </w:pPr>
      <w:r>
        <w:t xml:space="preserve">I. </w:t>
      </w:r>
      <w:r w:rsidRPr="00B6720F" w:rsidR="00B6720F">
        <w:t>Bijzonderheden genoteerd?</w:t>
      </w:r>
    </w:p>
    <w:p w:rsidR="00B6720F" w:rsidRDefault="00CF1D9E" w14:paraId="570E8B5B" w14:textId="37E5D36E">
      <w:pPr>
        <w:pStyle w:val="ListParagraph"/>
        <w:pPrChange w:author="Rinse Cramer" w:date="2025-11-03T23:42:00Z" w16du:dateUtc="2025-11-03T22:42:00Z" w:id="442">
          <w:pPr>
            <w:pStyle w:val="ListParagraph"/>
            <w:numPr>
              <w:numId w:val="37"/>
            </w:numPr>
            <w:ind w:hanging="360"/>
          </w:pPr>
        </w:pPrChange>
      </w:pPr>
      <w:del w:author="Rinse Cramer" w:date="2025-11-03T23:42:00Z" w16du:dateUtc="2025-11-03T22:42:00Z" w:id="443">
        <w:r w:rsidDel="00B572FC">
          <w:delText xml:space="preserve">J. </w:delText>
        </w:r>
        <w:r w:rsidRPr="00B6720F" w:rsidDel="00B572FC" w:rsidR="00B6720F">
          <w:delText>Dekkingsgraad vastgesteld, kans op bugs benoemd</w:delText>
        </w:r>
      </w:del>
    </w:p>
    <w:p w:rsidR="00B6720F" w:rsidRDefault="00CF1D9E" w14:paraId="29BA03D7" w14:textId="6B5A8F51">
      <w:pPr>
        <w:rPr>
          <w:ins w:author="Rinse Cramer" w:date="2025-11-03T23:38:00Z" w16du:dateUtc="2025-11-03T22:38:00Z" w:id="444"/>
        </w:rPr>
        <w:pPrChange w:author="Rinse Cramer" w:date="2025-11-07T18:09:00Z" w16du:dateUtc="2025-11-07T17:09:00Z" w:id="445">
          <w:pPr>
            <w:pStyle w:val="ListParagraph"/>
            <w:numPr>
              <w:numId w:val="37"/>
            </w:numPr>
            <w:ind w:hanging="360"/>
          </w:pPr>
        </w:pPrChange>
      </w:pPr>
      <w:del w:author="Rinse Cramer" w:date="2025-11-03T23:42:00Z" w16du:dateUtc="2025-11-03T22:42:00Z" w:id="446">
        <w:r w:rsidDel="00B572FC">
          <w:delText>K</w:delText>
        </w:r>
      </w:del>
      <w:del w:author="Rinse Cramer" w:date="2025-11-07T18:09:00Z" w16du:dateUtc="2025-11-07T17:09:00Z" w:id="447">
        <w:r w:rsidDel="00C1744D">
          <w:delText xml:space="preserve">. </w:delText>
        </w:r>
        <w:r w:rsidRPr="00B6720F" w:rsidDel="00C1744D" w:rsidR="00B6720F">
          <w:delText>Actiepunten uit Excel verwerkt en Jira geüpdated</w:delText>
        </w:r>
      </w:del>
    </w:p>
    <w:p w:rsidR="003B5485" w:rsidRDefault="003B5485" w14:paraId="6541FEE9" w14:textId="0CE20E34">
      <w:pPr>
        <w:pPrChange w:author="Rinse Cramer" w:date="2025-11-03T23:38:00Z" w16du:dateUtc="2025-11-03T22:38:00Z" w:id="448">
          <w:pPr>
            <w:pStyle w:val="ListParagraph"/>
            <w:numPr>
              <w:numId w:val="37"/>
            </w:numPr>
            <w:ind w:hanging="360"/>
          </w:pPr>
        </w:pPrChange>
      </w:pPr>
      <w:ins w:author="Rinse Cramer" w:date="2025-11-03T23:38:00Z" w16du:dateUtc="2025-11-03T22:38:00Z" w:id="449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5747902B" wp14:editId="7C00F5FA">
                  <wp:simplePos x="0" y="0"/>
                  <wp:positionH relativeFrom="column">
                    <wp:posOffset>180340</wp:posOffset>
                  </wp:positionH>
                  <wp:positionV relativeFrom="paragraph">
                    <wp:posOffset>90170</wp:posOffset>
                  </wp:positionV>
                  <wp:extent cx="5472000" cy="0"/>
                  <wp:effectExtent l="0" t="0" r="0" b="0"/>
                  <wp:wrapNone/>
                  <wp:docPr id="2050719180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472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id="Straight Connector 1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156082 [3204]" strokeweight="1pt" from="14.2pt,7.1pt" to="445.05pt,7.1pt" w14:anchorId="054CF88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">
                  <v:stroke joinstyle="miter"/>
                </v:line>
              </w:pict>
            </mc:Fallback>
          </mc:AlternateContent>
        </w:r>
      </w:ins>
    </w:p>
    <w:p w:rsidR="00B6720F" w:rsidP="00B6720F" w:rsidRDefault="00C1744D" w14:paraId="293244B6" w14:textId="3A1299D8">
      <w:pPr>
        <w:pStyle w:val="ListParagraph"/>
        <w:numPr>
          <w:ilvl w:val="0"/>
          <w:numId w:val="37"/>
        </w:numPr>
      </w:pPr>
      <w:ins w:author="Rinse Cramer" w:date="2025-11-07T18:09:00Z" w16du:dateUtc="2025-11-07T17:09:00Z" w:id="450">
        <w:r>
          <w:t>J.</w:t>
        </w:r>
      </w:ins>
      <w:del w:author="Rinse Cramer" w:date="2025-11-03T23:42:00Z" w16du:dateUtc="2025-11-03T22:42:00Z" w:id="451">
        <w:r w:rsidDel="00B572FC" w:rsidR="00CF1D9E">
          <w:delText>L</w:delText>
        </w:r>
      </w:del>
      <w:del w:author="Rinse Cramer" w:date="2025-11-07T18:10:00Z" w16du:dateUtc="2025-11-07T17:10:00Z" w:id="452">
        <w:r w:rsidDel="00C1744D" w:rsidR="00CF1D9E">
          <w:delText>.</w:delText>
        </w:r>
      </w:del>
      <w:r w:rsidR="00CF1D9E">
        <w:t xml:space="preserve"> </w:t>
      </w:r>
      <w:r w:rsidRPr="00B6720F" w:rsidR="00B6720F">
        <w:t>Evaluatie eerste acties:</w:t>
      </w:r>
    </w:p>
    <w:p w:rsidR="00B6720F" w:rsidP="00B6720F" w:rsidRDefault="00CF1D9E" w14:paraId="502A5CB7" w14:textId="230EFD48">
      <w:pPr>
        <w:pStyle w:val="ListParagraph"/>
        <w:numPr>
          <w:ilvl w:val="0"/>
          <w:numId w:val="37"/>
        </w:numPr>
      </w:pPr>
      <w:r>
        <w:t xml:space="preserve">a. </w:t>
      </w:r>
      <w:r w:rsidRPr="00B6720F" w:rsidR="00B6720F">
        <w:t>Hoe lang denk je nog nodig te hebben?</w:t>
      </w:r>
    </w:p>
    <w:p w:rsidR="00B6720F" w:rsidP="00B6720F" w:rsidRDefault="00CF1D9E" w14:paraId="2DC6F4E7" w14:textId="275D3707">
      <w:pPr>
        <w:pStyle w:val="ListParagraph"/>
        <w:numPr>
          <w:ilvl w:val="0"/>
          <w:numId w:val="37"/>
        </w:numPr>
      </w:pPr>
      <w:r>
        <w:t xml:space="preserve">b. </w:t>
      </w:r>
      <w:r w:rsidRPr="00B6720F" w:rsidR="00B6720F">
        <w:t>Past het binnen de 150%? Tijdtrigger gehaald? Zo ja, verder</w:t>
      </w:r>
    </w:p>
    <w:p w:rsidR="00B6720F" w:rsidP="00B6720F" w:rsidRDefault="00C1744D" w14:paraId="0935B136" w14:textId="2FC271A0">
      <w:pPr>
        <w:pStyle w:val="ListParagraph"/>
        <w:numPr>
          <w:ilvl w:val="0"/>
          <w:numId w:val="38"/>
        </w:numPr>
      </w:pPr>
      <w:ins w:author="Rinse Cramer" w:date="2025-11-07T18:09:00Z" w16du:dateUtc="2025-11-07T17:09:00Z" w:id="453">
        <w:r>
          <w:t>K.</w:t>
        </w:r>
      </w:ins>
      <w:del w:author="Rinse Cramer" w:date="2025-11-03T23:43:00Z" w16du:dateUtc="2025-11-03T22:43:00Z" w:id="454">
        <w:r w:rsidDel="00B572FC" w:rsidR="00CF1D9E">
          <w:delText>M</w:delText>
        </w:r>
      </w:del>
      <w:del w:author="Rinse Cramer" w:date="2025-11-07T18:10:00Z" w16du:dateUtc="2025-11-07T17:10:00Z" w:id="455">
        <w:r w:rsidDel="00C1744D" w:rsidR="00CF1D9E">
          <w:delText>.</w:delText>
        </w:r>
      </w:del>
      <w:r w:rsidR="00CF1D9E">
        <w:t xml:space="preserve"> </w:t>
      </w:r>
      <w:r w:rsidRPr="00B6720F" w:rsidR="00B6720F">
        <w:t>Evaluatie laatste acties:</w:t>
      </w:r>
    </w:p>
    <w:p w:rsidR="00B6720F" w:rsidP="00B6720F" w:rsidRDefault="00CF1D9E" w14:paraId="1ABF2808" w14:textId="3A411F80">
      <w:pPr>
        <w:pStyle w:val="ListParagraph"/>
        <w:numPr>
          <w:ilvl w:val="0"/>
          <w:numId w:val="38"/>
        </w:numPr>
      </w:pPr>
      <w:r>
        <w:t xml:space="preserve">a. </w:t>
      </w:r>
      <w:r w:rsidRPr="00B6720F" w:rsidR="00B6720F">
        <w:t>Hoe heeft het zo lang kunnen duren?</w:t>
      </w:r>
    </w:p>
    <w:p w:rsidR="00B6720F" w:rsidP="00B6720F" w:rsidRDefault="00CF1D9E" w14:paraId="029A0FB0" w14:textId="66A3E9A8">
      <w:pPr>
        <w:pStyle w:val="ListParagraph"/>
        <w:numPr>
          <w:ilvl w:val="0"/>
          <w:numId w:val="38"/>
        </w:numPr>
        <w:rPr>
          <w:ins w:author="Rinse Cramer" w:date="2025-11-25T00:04:00Z" w16du:dateUtc="2025-11-24T23:04:00Z" w:id="456"/>
        </w:rPr>
      </w:pPr>
      <w:r>
        <w:t xml:space="preserve">b. </w:t>
      </w:r>
      <w:r w:rsidRPr="00B6720F" w:rsidR="00B6720F">
        <w:t>Snellere methodieken mogelijk?</w:t>
      </w:r>
    </w:p>
    <w:p w:rsidR="009475F3" w:rsidP="00B6720F" w:rsidRDefault="009475F3" w14:paraId="0C292DAE" w14:textId="58B8B2F8">
      <w:pPr>
        <w:pStyle w:val="ListParagraph"/>
        <w:numPr>
          <w:ilvl w:val="0"/>
          <w:numId w:val="38"/>
        </w:numPr>
      </w:pPr>
      <w:ins w:author="Rinse Cramer" w:date="2025-11-25T00:04:00Z" w16du:dateUtc="2025-11-24T23:04:00Z" w:id="457">
        <w:r>
          <w:t>c. Heb ik mijn antwoorden getest voordat ik JW spreek?</w:t>
        </w:r>
      </w:ins>
    </w:p>
    <w:p w:rsidR="00B6720F" w:rsidDel="00EF4288" w:rsidP="00B6720F" w:rsidRDefault="00B6720F" w14:paraId="4AB96854" w14:textId="1A49A379">
      <w:pPr>
        <w:pStyle w:val="Heading1"/>
        <w:rPr>
          <w:del w:author="Rinse Cramer" w:date="2025-11-03T23:28:00Z" w16du:dateUtc="2025-11-03T22:28:00Z" w:id="458"/>
        </w:rPr>
      </w:pPr>
      <w:del w:author="Rinse Cramer" w:date="2025-11-03T23:28:00Z" w16du:dateUtc="2025-11-03T22:28:00Z" w:id="459">
        <w:r w:rsidDel="00EF4288">
          <w:rPr>
            <w:rFonts w:ascii="Segoe UI Emoji" w:hAnsi="Segoe UI Emoji" w:cs="Segoe UI Emoji"/>
          </w:rPr>
          <w:delText>🔔</w:delText>
        </w:r>
        <w:r w:rsidDel="00EF4288">
          <w:delText xml:space="preserve"> Meldplicht</w:delText>
        </w:r>
      </w:del>
    </w:p>
    <w:p w:rsidR="00B6720F" w:rsidDel="00D61F0C" w:rsidRDefault="00CF1D9E" w14:paraId="56BF2660" w14:textId="638EC22A">
      <w:pPr>
        <w:pStyle w:val="Heading1"/>
        <w:rPr>
          <w:del w:author="Rinse Cramer" w:date="2025-11-03T23:39:00Z" w16du:dateUtc="2025-11-03T22:39:00Z" w:id="460"/>
        </w:rPr>
        <w:pPrChange w:author="Rinse Cramer" w:date="2025-11-03T23:39:00Z" w16du:dateUtc="2025-11-03T22:39:00Z" w:id="461">
          <w:pPr>
            <w:pStyle w:val="ListParagraph"/>
            <w:numPr>
              <w:numId w:val="39"/>
            </w:numPr>
            <w:ind w:hanging="360"/>
          </w:pPr>
        </w:pPrChange>
      </w:pPr>
      <w:del w:author="Rinse Cramer" w:date="2025-11-03T23:28:00Z" w16du:dateUtc="2025-11-03T22:28:00Z" w:id="462">
        <w:r w:rsidDel="00EF4288">
          <w:delText xml:space="preserve">A. </w:delText>
        </w:r>
        <w:r w:rsidDel="00EF4288" w:rsidR="00B81B1B">
          <w:delText>Tijdtrigger NIET gehaald?</w:delText>
        </w:r>
      </w:del>
    </w:p>
    <w:p w:rsidR="00C1744D" w:rsidRDefault="00C1744D" w14:paraId="78A4AA15" w14:textId="77777777">
      <w:pPr>
        <w:rPr>
          <w:ins w:author="Rinse Cramer" w:date="2025-11-07T18:10:00Z" w16du:dateUtc="2025-11-07T17:10:00Z" w:id="463"/>
          <w:rFonts w:ascii="Segoe UI Emoji" w:hAnsi="Segoe UI Emoji" w:cs="Segoe UI Emoji" w:eastAsiaTheme="majorEastAsia"/>
          <w:color w:val="0F4761" w:themeColor="accent1" w:themeShade="BF"/>
          <w:sz w:val="40"/>
          <w:szCs w:val="40"/>
        </w:rPr>
      </w:pPr>
      <w:ins w:author="Rinse Cramer" w:date="2025-11-07T18:10:00Z" w16du:dateUtc="2025-11-07T17:10:00Z" w:id="464">
        <w:r>
          <w:rPr>
            <w:rFonts w:ascii="Segoe UI Emoji" w:hAnsi="Segoe UI Emoji" w:cs="Segoe UI Emoji"/>
          </w:rPr>
          <w:br w:type="page"/>
        </w:r>
      </w:ins>
    </w:p>
    <w:p w:rsidR="00B6720F" w:rsidP="00B6720F" w:rsidRDefault="00B6720F" w14:paraId="40585F91" w14:textId="004881B5">
      <w:pPr>
        <w:pStyle w:val="Heading1"/>
      </w:pPr>
      <w:r>
        <w:rPr>
          <w:rFonts w:ascii="Segoe UI Emoji" w:hAnsi="Segoe UI Emoji" w:cs="Segoe UI Emoji"/>
        </w:rPr>
        <w:lastRenderedPageBreak/>
        <w:t>🫱🏻</w:t>
      </w:r>
      <w:r>
        <w:t>‍</w:t>
      </w:r>
      <w:r>
        <w:rPr>
          <w:rFonts w:ascii="Segoe UI Emoji" w:hAnsi="Segoe UI Emoji" w:cs="Segoe UI Emoji"/>
        </w:rPr>
        <w:t>🫲🏻</w:t>
      </w:r>
      <w:r>
        <w:t xml:space="preserve"> Review Final</w:t>
      </w:r>
    </w:p>
    <w:p w:rsidR="00B6720F" w:rsidP="00B6720F" w:rsidRDefault="00CF1D9E" w14:paraId="7059C77E" w14:textId="26FC0269">
      <w:pPr>
        <w:pStyle w:val="ListParagraph"/>
        <w:numPr>
          <w:ilvl w:val="0"/>
          <w:numId w:val="40"/>
        </w:numPr>
      </w:pPr>
      <w:r>
        <w:t xml:space="preserve">A. </w:t>
      </w:r>
      <w:r w:rsidRPr="00B6720F" w:rsidR="00B6720F">
        <w:t>Demonstratie van de oplossing geven</w:t>
      </w:r>
    </w:p>
    <w:p w:rsidR="00B6720F" w:rsidDel="00C12619" w:rsidP="00C12619" w:rsidRDefault="00CF1D9E" w14:paraId="2DA80D5B" w14:textId="6635E84F">
      <w:pPr>
        <w:pStyle w:val="ListParagraph"/>
        <w:numPr>
          <w:ilvl w:val="0"/>
          <w:numId w:val="40"/>
        </w:numPr>
        <w:rPr>
          <w:del w:author="Rinse Cramer" w:date="2025-11-21T09:26:00Z" w16du:dateUtc="2025-11-21T08:26:00Z" w:id="465"/>
        </w:rPr>
      </w:pPr>
      <w:r>
        <w:t xml:space="preserve">B. </w:t>
      </w:r>
      <w:r w:rsidRPr="00B6720F" w:rsidR="00B6720F">
        <w:t>Review met Jeroen uitvoeren</w:t>
      </w:r>
    </w:p>
    <w:p w:rsidRPr="00B6720F" w:rsidR="00B6720F" w:rsidDel="00611532" w:rsidP="00C12619" w:rsidRDefault="00CF1D9E" w14:paraId="2B538D2A" w14:textId="42DD0BE8">
      <w:pPr>
        <w:pStyle w:val="ListParagraph"/>
        <w:numPr>
          <w:ilvl w:val="0"/>
          <w:numId w:val="40"/>
        </w:numPr>
        <w:rPr>
          <w:del w:author="Rinse Cramer" w:date="2025-11-03T23:39:00Z" w16du:dateUtc="2025-11-03T22:39:00Z" w:id="466"/>
        </w:rPr>
      </w:pPr>
      <w:del w:author="Rinse Cramer" w:date="2025-11-21T09:26:00Z" w16du:dateUtc="2025-11-21T08:26:00Z" w:id="467">
        <w:r w:rsidDel="00C12619">
          <w:delText xml:space="preserve">C. </w:delText>
        </w:r>
        <w:r w:rsidRPr="00B6720F" w:rsidDel="00C12619" w:rsidR="00B6720F">
          <w:delText>Commit en push werk naar Git-archief</w:delText>
        </w:r>
      </w:del>
    </w:p>
    <w:p w:rsidRPr="00B6720F" w:rsidR="007E7B91" w:rsidRDefault="007E7B91" w14:paraId="6BAB42B0" w14:textId="4EB5B0FC">
      <w:pPr>
        <w:pStyle w:val="ListParagraph"/>
        <w:numPr>
          <w:ilvl w:val="0"/>
          <w:numId w:val="40"/>
        </w:numPr>
        <w:pPrChange w:author="Rinse Cramer" w:date="2025-11-03T23:39:00Z" w16du:dateUtc="2025-11-03T22:39:00Z" w:id="468">
          <w:pPr/>
        </w:pPrChange>
      </w:pPr>
    </w:p>
    <w:sectPr w:rsidRPr="00B6720F" w:rsidR="007E7B91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RC" w:author="Rinse Cramer" w:date="2025-12-31T16:22:00Z" w:id="214">
    <w:p w:rsidR="007B689F" w:rsidP="007B689F" w:rsidRDefault="007B689F" w14:paraId="7ED9D945" w14:textId="77777777">
      <w:pPr>
        <w:pStyle w:val="CommentText"/>
      </w:pPr>
      <w:r>
        <w:rPr>
          <w:rStyle w:val="CommentReference"/>
        </w:rPr>
        <w:annotationRef/>
      </w:r>
      <w:r>
        <w:t>Vanaf hier wijkt de actielijst af van de flowchart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ED9D94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6F23AAA" w16cex:dateUtc="2025-12-31T15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ED9D945" w16cid:durableId="46F23AA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25" style="width:11.65pt;height:11.65pt;visibility:visible" alt="Stop outline" o:bullet="t" type="#_x0000_t75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">
        <v:imagedata o:title="" r:id="rId1"/>
      </v:shape>
    </w:pict>
  </w:numPicBullet>
  <w:abstractNum w:abstractNumId="0" w15:restartNumberingAfterBreak="0">
    <w:nsid w:val="02F928C7"/>
    <w:multiLevelType w:val="hybridMultilevel"/>
    <w:tmpl w:val="473058D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685AD6"/>
    <w:multiLevelType w:val="hybridMultilevel"/>
    <w:tmpl w:val="104444EC"/>
    <w:lvl w:ilvl="0" w:tplc="13EC95AC">
      <w:start w:val="1"/>
      <w:numFmt w:val="bullet"/>
      <w:lvlText w:val="☐"/>
      <w:lvlJc w:val="left"/>
      <w:pPr>
        <w:ind w:left="720" w:hanging="360"/>
      </w:pPr>
      <w:rPr>
        <w:rFonts w:hint="default" w:ascii="Aptos" w:hAnsi="Apto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78B20D7"/>
    <w:multiLevelType w:val="hybridMultilevel"/>
    <w:tmpl w:val="FD54353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FD17471"/>
    <w:multiLevelType w:val="hybridMultilevel"/>
    <w:tmpl w:val="D5BE5DEE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1A3528B"/>
    <w:multiLevelType w:val="hybridMultilevel"/>
    <w:tmpl w:val="D556CC44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627006"/>
    <w:multiLevelType w:val="hybridMultilevel"/>
    <w:tmpl w:val="A0440022"/>
    <w:lvl w:ilvl="0" w:tplc="54A23044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50E7E4B"/>
    <w:multiLevelType w:val="hybridMultilevel"/>
    <w:tmpl w:val="8C844B76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F177686"/>
    <w:multiLevelType w:val="hybridMultilevel"/>
    <w:tmpl w:val="A262249C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6042E8B"/>
    <w:multiLevelType w:val="hybridMultilevel"/>
    <w:tmpl w:val="7C6841EC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856206A"/>
    <w:multiLevelType w:val="hybridMultilevel"/>
    <w:tmpl w:val="816CAFB2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C4E61DB"/>
    <w:multiLevelType w:val="hybridMultilevel"/>
    <w:tmpl w:val="95684576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0B6027F"/>
    <w:multiLevelType w:val="hybridMultilevel"/>
    <w:tmpl w:val="C88C331C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4740180"/>
    <w:multiLevelType w:val="hybridMultilevel"/>
    <w:tmpl w:val="5BE6FBC4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7D35FB9"/>
    <w:multiLevelType w:val="hybridMultilevel"/>
    <w:tmpl w:val="E93641D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C7A5C52"/>
    <w:multiLevelType w:val="hybridMultilevel"/>
    <w:tmpl w:val="12048456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CE56237"/>
    <w:multiLevelType w:val="hybridMultilevel"/>
    <w:tmpl w:val="0578493A"/>
    <w:lvl w:ilvl="0" w:tplc="13EC95AC">
      <w:start w:val="1"/>
      <w:numFmt w:val="bullet"/>
      <w:lvlText w:val="☐"/>
      <w:lvlJc w:val="left"/>
      <w:pPr>
        <w:ind w:left="720" w:hanging="360"/>
      </w:pPr>
      <w:rPr>
        <w:rFonts w:hint="default" w:ascii="Aptos" w:hAnsi="Aptos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D8A0A03"/>
    <w:multiLevelType w:val="hybridMultilevel"/>
    <w:tmpl w:val="290C2CF4"/>
    <w:lvl w:ilvl="0" w:tplc="54A23044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DBD313A"/>
    <w:multiLevelType w:val="hybridMultilevel"/>
    <w:tmpl w:val="5986E694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DDC612D"/>
    <w:multiLevelType w:val="hybridMultilevel"/>
    <w:tmpl w:val="0CEAE650"/>
    <w:lvl w:ilvl="0" w:tplc="54A23044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FFC5629"/>
    <w:multiLevelType w:val="hybridMultilevel"/>
    <w:tmpl w:val="7780FED2"/>
    <w:lvl w:ilvl="0" w:tplc="13EC95AC">
      <w:start w:val="1"/>
      <w:numFmt w:val="bullet"/>
      <w:lvlText w:val="☐"/>
      <w:lvlJc w:val="left"/>
      <w:pPr>
        <w:ind w:left="720" w:hanging="360"/>
      </w:pPr>
      <w:rPr>
        <w:rFonts w:hint="default" w:ascii="Aptos" w:hAnsi="Aptos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2870462"/>
    <w:multiLevelType w:val="hybridMultilevel"/>
    <w:tmpl w:val="E438E0A8"/>
    <w:lvl w:ilvl="0" w:tplc="13EC95AC">
      <w:start w:val="1"/>
      <w:numFmt w:val="bullet"/>
      <w:lvlText w:val="☐"/>
      <w:lvlJc w:val="left"/>
      <w:pPr>
        <w:ind w:left="720" w:hanging="360"/>
      </w:pPr>
      <w:rPr>
        <w:rFonts w:hint="default" w:ascii="Aptos" w:hAnsi="Aptos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5B617D3"/>
    <w:multiLevelType w:val="hybridMultilevel"/>
    <w:tmpl w:val="6882D72E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6014714"/>
    <w:multiLevelType w:val="hybridMultilevel"/>
    <w:tmpl w:val="0AA48402"/>
    <w:lvl w:ilvl="0" w:tplc="13EC95AC">
      <w:start w:val="1"/>
      <w:numFmt w:val="bullet"/>
      <w:lvlText w:val="☐"/>
      <w:lvlJc w:val="left"/>
      <w:pPr>
        <w:ind w:left="720" w:hanging="360"/>
      </w:pPr>
      <w:rPr>
        <w:rFonts w:hint="default" w:ascii="Aptos" w:hAnsi="Apto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73321FF"/>
    <w:multiLevelType w:val="hybridMultilevel"/>
    <w:tmpl w:val="DB1697EE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7ED23FC"/>
    <w:multiLevelType w:val="hybridMultilevel"/>
    <w:tmpl w:val="519676C6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9FF77C0"/>
    <w:multiLevelType w:val="hybridMultilevel"/>
    <w:tmpl w:val="9A125356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0773A64"/>
    <w:multiLevelType w:val="hybridMultilevel"/>
    <w:tmpl w:val="F90E0FD4"/>
    <w:lvl w:ilvl="0" w:tplc="13EC95AC">
      <w:start w:val="1"/>
      <w:numFmt w:val="bullet"/>
      <w:lvlText w:val="☐"/>
      <w:lvlJc w:val="left"/>
      <w:pPr>
        <w:ind w:left="720" w:hanging="360"/>
      </w:pPr>
      <w:rPr>
        <w:rFonts w:hint="default" w:ascii="Aptos" w:hAnsi="Apto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1FD23A2"/>
    <w:multiLevelType w:val="hybridMultilevel"/>
    <w:tmpl w:val="754ECDCC"/>
    <w:lvl w:ilvl="0" w:tplc="13EC95AC">
      <w:start w:val="1"/>
      <w:numFmt w:val="bullet"/>
      <w:lvlText w:val="☐"/>
      <w:lvlJc w:val="left"/>
      <w:pPr>
        <w:ind w:left="720" w:hanging="360"/>
      </w:pPr>
      <w:rPr>
        <w:rFonts w:hint="default" w:ascii="Aptos" w:hAnsi="Aptos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4271681"/>
    <w:multiLevelType w:val="hybridMultilevel"/>
    <w:tmpl w:val="11149F3C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5835B26"/>
    <w:multiLevelType w:val="hybridMultilevel"/>
    <w:tmpl w:val="166C86A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7800032"/>
    <w:multiLevelType w:val="hybridMultilevel"/>
    <w:tmpl w:val="645229F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8503008"/>
    <w:multiLevelType w:val="hybridMultilevel"/>
    <w:tmpl w:val="6A04760C"/>
    <w:lvl w:ilvl="0" w:tplc="13EC95AC">
      <w:start w:val="1"/>
      <w:numFmt w:val="bullet"/>
      <w:lvlText w:val="☐"/>
      <w:lvlJc w:val="left"/>
      <w:pPr>
        <w:ind w:left="720" w:hanging="360"/>
      </w:pPr>
      <w:rPr>
        <w:rFonts w:hint="default" w:ascii="Aptos" w:hAnsi="Aptos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9CA61B5"/>
    <w:multiLevelType w:val="hybridMultilevel"/>
    <w:tmpl w:val="510ED82C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5D9726DE"/>
    <w:multiLevelType w:val="hybridMultilevel"/>
    <w:tmpl w:val="73D4193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49A44FC"/>
    <w:multiLevelType w:val="hybridMultilevel"/>
    <w:tmpl w:val="26F4D1CE"/>
    <w:lvl w:ilvl="0" w:tplc="54A23044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C0B2C42"/>
    <w:multiLevelType w:val="hybridMultilevel"/>
    <w:tmpl w:val="45682F46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37F0E76"/>
    <w:multiLevelType w:val="hybridMultilevel"/>
    <w:tmpl w:val="E930735C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4BE5E2E"/>
    <w:multiLevelType w:val="hybridMultilevel"/>
    <w:tmpl w:val="1F242766"/>
    <w:lvl w:ilvl="0" w:tplc="13EC95AC">
      <w:start w:val="1"/>
      <w:numFmt w:val="bullet"/>
      <w:lvlText w:val="☐"/>
      <w:lvlJc w:val="left"/>
      <w:pPr>
        <w:ind w:left="720" w:hanging="360"/>
      </w:pPr>
      <w:rPr>
        <w:rFonts w:hint="default" w:ascii="Aptos" w:hAnsi="Apto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58839CB"/>
    <w:multiLevelType w:val="hybridMultilevel"/>
    <w:tmpl w:val="DE5C282A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77526DD"/>
    <w:multiLevelType w:val="hybridMultilevel"/>
    <w:tmpl w:val="50D0CFB4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C121226"/>
    <w:multiLevelType w:val="hybridMultilevel"/>
    <w:tmpl w:val="C28AAF5E"/>
    <w:lvl w:ilvl="0" w:tplc="13EC95AC">
      <w:start w:val="1"/>
      <w:numFmt w:val="bullet"/>
      <w:lvlText w:val="☐"/>
      <w:lvlJc w:val="left"/>
      <w:pPr>
        <w:ind w:left="720" w:hanging="360"/>
      </w:pPr>
      <w:rPr>
        <w:rFonts w:hint="default" w:ascii="Aptos" w:hAnsi="Aptos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83390749">
    <w:abstractNumId w:val="6"/>
  </w:num>
  <w:num w:numId="2" w16cid:durableId="351805157">
    <w:abstractNumId w:val="33"/>
  </w:num>
  <w:num w:numId="3" w16cid:durableId="179052167">
    <w:abstractNumId w:val="23"/>
  </w:num>
  <w:num w:numId="4" w16cid:durableId="1207259472">
    <w:abstractNumId w:val="11"/>
  </w:num>
  <w:num w:numId="5" w16cid:durableId="831261231">
    <w:abstractNumId w:val="29"/>
  </w:num>
  <w:num w:numId="6" w16cid:durableId="752239572">
    <w:abstractNumId w:val="28"/>
  </w:num>
  <w:num w:numId="7" w16cid:durableId="515652291">
    <w:abstractNumId w:val="3"/>
  </w:num>
  <w:num w:numId="8" w16cid:durableId="1720280243">
    <w:abstractNumId w:val="36"/>
  </w:num>
  <w:num w:numId="9" w16cid:durableId="1528713884">
    <w:abstractNumId w:val="39"/>
  </w:num>
  <w:num w:numId="10" w16cid:durableId="1142120100">
    <w:abstractNumId w:val="38"/>
  </w:num>
  <w:num w:numId="11" w16cid:durableId="311837601">
    <w:abstractNumId w:val="12"/>
  </w:num>
  <w:num w:numId="12" w16cid:durableId="1468284154">
    <w:abstractNumId w:val="4"/>
  </w:num>
  <w:num w:numId="13" w16cid:durableId="2122332101">
    <w:abstractNumId w:val="13"/>
  </w:num>
  <w:num w:numId="14" w16cid:durableId="1763261361">
    <w:abstractNumId w:val="21"/>
  </w:num>
  <w:num w:numId="15" w16cid:durableId="1554581963">
    <w:abstractNumId w:val="27"/>
  </w:num>
  <w:num w:numId="16" w16cid:durableId="845361340">
    <w:abstractNumId w:val="32"/>
  </w:num>
  <w:num w:numId="17" w16cid:durableId="534776233">
    <w:abstractNumId w:val="14"/>
  </w:num>
  <w:num w:numId="18" w16cid:durableId="663240726">
    <w:abstractNumId w:val="17"/>
  </w:num>
  <w:num w:numId="19" w16cid:durableId="903684193">
    <w:abstractNumId w:val="35"/>
  </w:num>
  <w:num w:numId="20" w16cid:durableId="1391734797">
    <w:abstractNumId w:val="7"/>
  </w:num>
  <w:num w:numId="21" w16cid:durableId="1844276686">
    <w:abstractNumId w:val="25"/>
  </w:num>
  <w:num w:numId="22" w16cid:durableId="46346707">
    <w:abstractNumId w:val="8"/>
  </w:num>
  <w:num w:numId="23" w16cid:durableId="1214003751">
    <w:abstractNumId w:val="10"/>
  </w:num>
  <w:num w:numId="24" w16cid:durableId="149442053">
    <w:abstractNumId w:val="30"/>
  </w:num>
  <w:num w:numId="25" w16cid:durableId="380327952">
    <w:abstractNumId w:val="9"/>
  </w:num>
  <w:num w:numId="26" w16cid:durableId="1018778485">
    <w:abstractNumId w:val="2"/>
  </w:num>
  <w:num w:numId="27" w16cid:durableId="470441556">
    <w:abstractNumId w:val="0"/>
  </w:num>
  <w:num w:numId="28" w16cid:durableId="1706521846">
    <w:abstractNumId w:val="24"/>
  </w:num>
  <w:num w:numId="29" w16cid:durableId="1399014083">
    <w:abstractNumId w:val="18"/>
  </w:num>
  <w:num w:numId="30" w16cid:durableId="519852869">
    <w:abstractNumId w:val="1"/>
  </w:num>
  <w:num w:numId="31" w16cid:durableId="1117406358">
    <w:abstractNumId w:val="40"/>
  </w:num>
  <w:num w:numId="32" w16cid:durableId="1432506264">
    <w:abstractNumId w:val="5"/>
  </w:num>
  <w:num w:numId="33" w16cid:durableId="137190370">
    <w:abstractNumId w:val="20"/>
  </w:num>
  <w:num w:numId="34" w16cid:durableId="993338230">
    <w:abstractNumId w:val="34"/>
  </w:num>
  <w:num w:numId="35" w16cid:durableId="13967395">
    <w:abstractNumId w:val="22"/>
  </w:num>
  <w:num w:numId="36" w16cid:durableId="1665550805">
    <w:abstractNumId w:val="15"/>
  </w:num>
  <w:num w:numId="37" w16cid:durableId="1659649783">
    <w:abstractNumId w:val="37"/>
  </w:num>
  <w:num w:numId="38" w16cid:durableId="1511674490">
    <w:abstractNumId w:val="31"/>
  </w:num>
  <w:num w:numId="39" w16cid:durableId="918901128">
    <w:abstractNumId w:val="16"/>
  </w:num>
  <w:num w:numId="40" w16cid:durableId="1414670364">
    <w:abstractNumId w:val="26"/>
  </w:num>
  <w:num w:numId="41" w16cid:durableId="1765766293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inse Cramer">
    <w15:presenceInfo w15:providerId="Windows Live" w15:userId="f8acfcd14c01cfe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6"/>
  <w:revisionView w:markup="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20F"/>
    <w:rsid w:val="00001690"/>
    <w:rsid w:val="00020D38"/>
    <w:rsid w:val="00071F3A"/>
    <w:rsid w:val="00072C85"/>
    <w:rsid w:val="000A2D3F"/>
    <w:rsid w:val="000A785D"/>
    <w:rsid w:val="000B09DA"/>
    <w:rsid w:val="000C11E6"/>
    <w:rsid w:val="000D6D0B"/>
    <w:rsid w:val="000D7EF3"/>
    <w:rsid w:val="001019AB"/>
    <w:rsid w:val="001159C0"/>
    <w:rsid w:val="00121051"/>
    <w:rsid w:val="00122A5B"/>
    <w:rsid w:val="0012397B"/>
    <w:rsid w:val="00151B02"/>
    <w:rsid w:val="00164E45"/>
    <w:rsid w:val="001A6B17"/>
    <w:rsid w:val="001F6238"/>
    <w:rsid w:val="00203C52"/>
    <w:rsid w:val="002345C5"/>
    <w:rsid w:val="002356C7"/>
    <w:rsid w:val="0026677E"/>
    <w:rsid w:val="00270729"/>
    <w:rsid w:val="00297BE3"/>
    <w:rsid w:val="002B0380"/>
    <w:rsid w:val="002B1536"/>
    <w:rsid w:val="002C3AED"/>
    <w:rsid w:val="002F7E39"/>
    <w:rsid w:val="00306E9E"/>
    <w:rsid w:val="00320901"/>
    <w:rsid w:val="003364CB"/>
    <w:rsid w:val="00342F86"/>
    <w:rsid w:val="00351686"/>
    <w:rsid w:val="003B5485"/>
    <w:rsid w:val="003B5BF5"/>
    <w:rsid w:val="00421623"/>
    <w:rsid w:val="0042291C"/>
    <w:rsid w:val="00423F80"/>
    <w:rsid w:val="00437157"/>
    <w:rsid w:val="004530A5"/>
    <w:rsid w:val="00460B55"/>
    <w:rsid w:val="0046464D"/>
    <w:rsid w:val="00491475"/>
    <w:rsid w:val="004D0290"/>
    <w:rsid w:val="00523F3D"/>
    <w:rsid w:val="0052692B"/>
    <w:rsid w:val="005716C5"/>
    <w:rsid w:val="00586878"/>
    <w:rsid w:val="00586C74"/>
    <w:rsid w:val="00593042"/>
    <w:rsid w:val="005B0CD9"/>
    <w:rsid w:val="005D5D8D"/>
    <w:rsid w:val="005F512F"/>
    <w:rsid w:val="00611532"/>
    <w:rsid w:val="006315E0"/>
    <w:rsid w:val="006517DF"/>
    <w:rsid w:val="00652A12"/>
    <w:rsid w:val="006537F2"/>
    <w:rsid w:val="006549CA"/>
    <w:rsid w:val="00667B7F"/>
    <w:rsid w:val="006716C8"/>
    <w:rsid w:val="006878EF"/>
    <w:rsid w:val="006945D0"/>
    <w:rsid w:val="006B18D1"/>
    <w:rsid w:val="006D184E"/>
    <w:rsid w:val="006D6911"/>
    <w:rsid w:val="006D6DFE"/>
    <w:rsid w:val="006F0508"/>
    <w:rsid w:val="00721240"/>
    <w:rsid w:val="00722A89"/>
    <w:rsid w:val="00734C0F"/>
    <w:rsid w:val="00740E6F"/>
    <w:rsid w:val="007470B2"/>
    <w:rsid w:val="00750940"/>
    <w:rsid w:val="00766459"/>
    <w:rsid w:val="00773C47"/>
    <w:rsid w:val="00786703"/>
    <w:rsid w:val="00790CDD"/>
    <w:rsid w:val="00794539"/>
    <w:rsid w:val="007B689F"/>
    <w:rsid w:val="007E7B91"/>
    <w:rsid w:val="0080031A"/>
    <w:rsid w:val="00801C9E"/>
    <w:rsid w:val="00885976"/>
    <w:rsid w:val="00895B89"/>
    <w:rsid w:val="008A65B2"/>
    <w:rsid w:val="00921E98"/>
    <w:rsid w:val="00933041"/>
    <w:rsid w:val="0093312F"/>
    <w:rsid w:val="009475F3"/>
    <w:rsid w:val="00963F61"/>
    <w:rsid w:val="00981FCB"/>
    <w:rsid w:val="00984A17"/>
    <w:rsid w:val="00991A81"/>
    <w:rsid w:val="009A4AA5"/>
    <w:rsid w:val="009A7062"/>
    <w:rsid w:val="009B7D0B"/>
    <w:rsid w:val="009E0CF5"/>
    <w:rsid w:val="009E77C5"/>
    <w:rsid w:val="009F3340"/>
    <w:rsid w:val="00A013CE"/>
    <w:rsid w:val="00A531B3"/>
    <w:rsid w:val="00A75E1F"/>
    <w:rsid w:val="00A86295"/>
    <w:rsid w:val="00A94266"/>
    <w:rsid w:val="00AD54AA"/>
    <w:rsid w:val="00AF2392"/>
    <w:rsid w:val="00AF46C7"/>
    <w:rsid w:val="00AF7F0C"/>
    <w:rsid w:val="00B023F7"/>
    <w:rsid w:val="00B232C5"/>
    <w:rsid w:val="00B35C87"/>
    <w:rsid w:val="00B572FC"/>
    <w:rsid w:val="00B6720F"/>
    <w:rsid w:val="00B73D25"/>
    <w:rsid w:val="00B81B1B"/>
    <w:rsid w:val="00B83889"/>
    <w:rsid w:val="00BA33B0"/>
    <w:rsid w:val="00BB0AB6"/>
    <w:rsid w:val="00BB108A"/>
    <w:rsid w:val="00BC011A"/>
    <w:rsid w:val="00BC08C4"/>
    <w:rsid w:val="00BE41D6"/>
    <w:rsid w:val="00BF1633"/>
    <w:rsid w:val="00BF26DC"/>
    <w:rsid w:val="00C02CFD"/>
    <w:rsid w:val="00C02EBC"/>
    <w:rsid w:val="00C12619"/>
    <w:rsid w:val="00C1744D"/>
    <w:rsid w:val="00C24D55"/>
    <w:rsid w:val="00C3443E"/>
    <w:rsid w:val="00C36AB8"/>
    <w:rsid w:val="00C52669"/>
    <w:rsid w:val="00C56BB9"/>
    <w:rsid w:val="00C577EE"/>
    <w:rsid w:val="00C83CE1"/>
    <w:rsid w:val="00C94C51"/>
    <w:rsid w:val="00CB3E98"/>
    <w:rsid w:val="00CB5027"/>
    <w:rsid w:val="00CC1E04"/>
    <w:rsid w:val="00CC45BD"/>
    <w:rsid w:val="00CE2822"/>
    <w:rsid w:val="00CF1D9E"/>
    <w:rsid w:val="00CF4FC9"/>
    <w:rsid w:val="00D00EF3"/>
    <w:rsid w:val="00D116BE"/>
    <w:rsid w:val="00D30CEB"/>
    <w:rsid w:val="00D40F9E"/>
    <w:rsid w:val="00D47C31"/>
    <w:rsid w:val="00D61F0C"/>
    <w:rsid w:val="00D627ED"/>
    <w:rsid w:val="00D7162F"/>
    <w:rsid w:val="00D71DE8"/>
    <w:rsid w:val="00D84C29"/>
    <w:rsid w:val="00DA2933"/>
    <w:rsid w:val="00DA73E2"/>
    <w:rsid w:val="00DB4DD8"/>
    <w:rsid w:val="00DC65B9"/>
    <w:rsid w:val="00DD3B94"/>
    <w:rsid w:val="00DD626D"/>
    <w:rsid w:val="00DE38BC"/>
    <w:rsid w:val="00DE57D1"/>
    <w:rsid w:val="00DF1221"/>
    <w:rsid w:val="00E00FCF"/>
    <w:rsid w:val="00E03F7B"/>
    <w:rsid w:val="00E129A5"/>
    <w:rsid w:val="00E2428E"/>
    <w:rsid w:val="00E33CBC"/>
    <w:rsid w:val="00E42D21"/>
    <w:rsid w:val="00E65573"/>
    <w:rsid w:val="00E826E8"/>
    <w:rsid w:val="00E9378A"/>
    <w:rsid w:val="00EA18E3"/>
    <w:rsid w:val="00EB7C28"/>
    <w:rsid w:val="00EC125D"/>
    <w:rsid w:val="00EC3726"/>
    <w:rsid w:val="00EC4845"/>
    <w:rsid w:val="00ED13CA"/>
    <w:rsid w:val="00EF1EF6"/>
    <w:rsid w:val="00EF4288"/>
    <w:rsid w:val="00F00452"/>
    <w:rsid w:val="00F25BA8"/>
    <w:rsid w:val="00F442E3"/>
    <w:rsid w:val="00F531D8"/>
    <w:rsid w:val="00F54272"/>
    <w:rsid w:val="00F85E74"/>
    <w:rsid w:val="00F9487F"/>
    <w:rsid w:val="00FA022B"/>
    <w:rsid w:val="00FE67B0"/>
    <w:rsid w:val="032AFC24"/>
    <w:rsid w:val="097B102A"/>
    <w:rsid w:val="0BB2F8C1"/>
    <w:rsid w:val="1BFE95FD"/>
    <w:rsid w:val="1D105F83"/>
    <w:rsid w:val="38FB5F81"/>
    <w:rsid w:val="4200D7D3"/>
    <w:rsid w:val="4C4F64BE"/>
    <w:rsid w:val="5156CC98"/>
    <w:rsid w:val="55906EA2"/>
    <w:rsid w:val="63077BD6"/>
    <w:rsid w:val="6C7DFF07"/>
    <w:rsid w:val="73074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0F647"/>
  <w15:chartTrackingRefBased/>
  <w15:docId w15:val="{2BB3CC87-B793-44A4-AD9E-6DC9D6123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20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20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6720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6720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6720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6720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6720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6720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6720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6720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67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20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6720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67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20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67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2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20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672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20F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A022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7B68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B689F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7B68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689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B689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7D8583-C5F0-4BAA-A072-56DE4D4FBBE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Rinse Cramer</dc:creator>
  <keywords/>
  <dc:description/>
  <lastModifiedBy>Rinse Cramer</lastModifiedBy>
  <revision>9</revision>
  <dcterms:created xsi:type="dcterms:W3CDTF">2026-04-12T16:43:00.0000000Z</dcterms:created>
  <dcterms:modified xsi:type="dcterms:W3CDTF">2026-06-14T13:48:44.8448713Z</dcterms:modified>
</coreProperties>
</file>