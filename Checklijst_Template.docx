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93866" w14:textId="1AD8529B" w:rsidR="007E7B91" w:rsidRDefault="0002774A" w:rsidP="0002774A">
      <w:pPr>
        <w:pStyle w:val="Title"/>
      </w:pPr>
      <w:r>
        <w:t>Che</w:t>
      </w:r>
      <w:ins w:id="0" w:author="Rinse Cramer" w:date="2025-12-12T14:46:00Z" w16du:dateUtc="2025-12-12T13:46:00Z">
        <w:r w:rsidR="00AD0666">
          <w:t>c</w:t>
        </w:r>
      </w:ins>
      <w:r>
        <w:t>klijst</w:t>
      </w:r>
      <w:del w:id="1" w:author="Rinse Cramer" w:date="2025-12-12T14:46:00Z" w16du:dateUtc="2025-12-12T13:46:00Z">
        <w:r w:rsidDel="00AD0666">
          <w:delText xml:space="preserve"> per </w:delText>
        </w:r>
        <w:r w:rsidR="0037298B" w:rsidDel="00AD0666">
          <w:delText>A</w:delText>
        </w:r>
        <w:r w:rsidDel="00AD0666">
          <w:delText>ctie</w:delText>
        </w:r>
      </w:del>
    </w:p>
    <w:p w14:paraId="72EBEE48" w14:textId="2681FEFD" w:rsidR="0002774A" w:rsidRDefault="0002774A" w:rsidP="0002774A">
      <w:pPr>
        <w:pStyle w:val="Subtitle"/>
      </w:pPr>
      <w:r>
        <w:t>Afvinkbare checks voor iedere actie</w:t>
      </w:r>
      <w:del w:id="2" w:author="Rinse Cramer" w:date="2025-12-12T14:46:00Z" w16du:dateUtc="2025-12-12T13:46:00Z">
        <w:r w:rsidDel="003D385A">
          <w:delText xml:space="preserve"> van de actielijst</w:delText>
        </w:r>
      </w:del>
    </w:p>
    <w:p w14:paraId="7D730A28" w14:textId="3865DCD4" w:rsidR="0002774A" w:rsidRDefault="0002774A" w:rsidP="0002774A">
      <w:pPr>
        <w:pStyle w:val="Heading1"/>
      </w:pPr>
      <w:r>
        <w:rPr>
          <w:rFonts w:ascii="Segoe UI Emoji" w:hAnsi="Segoe UI Emoji" w:cs="Segoe UI Emoji"/>
        </w:rPr>
        <w:t>⏱️</w:t>
      </w:r>
      <w:r w:rsidR="00270F6D">
        <w:rPr>
          <w:rFonts w:ascii="Segoe UI Emoji" w:hAnsi="Segoe UI Emoji" w:cs="Segoe UI Emoji"/>
        </w:rPr>
        <w:t xml:space="preserve"> </w:t>
      </w:r>
      <w:del w:id="3" w:author="Rinse Cramer" w:date="2025-12-12T15:01:00Z" w16du:dateUtc="2025-12-12T14:01:00Z">
        <w:r w:rsidR="006565DE" w:rsidDel="00461ED2">
          <w:rPr>
            <w:rFonts w:ascii="Segoe UI Emoji" w:hAnsi="Segoe UI Emoji" w:cs="Segoe UI Emoji"/>
          </w:rPr>
          <w:delText>A</w:delText>
        </w:r>
      </w:del>
      <w:ins w:id="4" w:author="Rinse Cramer" w:date="2025-12-12T15:01:00Z" w16du:dateUtc="2025-12-12T14:01:00Z">
        <w:r w:rsidR="00461ED2">
          <w:rPr>
            <w:rFonts w:ascii="Segoe UI Emoji" w:hAnsi="Segoe UI Emoji" w:cs="Segoe UI Emoji"/>
          </w:rPr>
          <w:t>1</w:t>
        </w:r>
      </w:ins>
      <w:r w:rsidR="006565DE">
        <w:rPr>
          <w:rFonts w:ascii="Segoe UI Emoji" w:hAnsi="Segoe UI Emoji" w:cs="Segoe UI Emoji"/>
        </w:rPr>
        <w:t xml:space="preserve">. </w:t>
      </w:r>
      <w:del w:id="5" w:author="Rinse Cramer" w:date="2025-12-12T14:46:00Z" w16du:dateUtc="2025-12-12T13:46:00Z">
        <w:r w:rsidDel="0045200F">
          <w:delText>Oplossingsrichting bepaald</w:delText>
        </w:r>
      </w:del>
      <w:proofErr w:type="spellStart"/>
      <w:ins w:id="6" w:author="Rinse Cramer" w:date="2025-12-12T14:46:00Z" w16du:dateUtc="2025-12-12T13:46:00Z">
        <w:r w:rsidR="0045200F">
          <w:t>Jira</w:t>
        </w:r>
        <w:proofErr w:type="spellEnd"/>
        <w:r w:rsidR="0045200F">
          <w:t>-</w:t>
        </w:r>
      </w:ins>
      <w:ins w:id="7" w:author="Rinse Cramer" w:date="2025-12-12T14:47:00Z" w16du:dateUtc="2025-12-12T13:47:00Z">
        <w:r w:rsidR="001C2994">
          <w:t>uitvoerder is medewerker</w:t>
        </w:r>
      </w:ins>
    </w:p>
    <w:p w14:paraId="28FB05B1" w14:textId="440F5C01" w:rsidR="0002774A" w:rsidRDefault="006565DE" w:rsidP="0002774A">
      <w:pPr>
        <w:pStyle w:val="ListParagraph"/>
        <w:numPr>
          <w:ilvl w:val="0"/>
          <w:numId w:val="1"/>
        </w:numPr>
        <w:rPr>
          <w:ins w:id="8" w:author="Rinse Cramer" w:date="2025-11-21T11:25:00Z" w16du:dateUtc="2025-11-21T10:25:00Z"/>
        </w:rPr>
      </w:pPr>
      <w:r>
        <w:t xml:space="preserve">1. </w:t>
      </w:r>
      <w:del w:id="9" w:author="Rinse Cramer" w:date="2025-12-12T14:48:00Z" w16du:dateUtc="2025-12-12T13:48:00Z">
        <w:r w:rsidR="0002774A" w:rsidDel="005B0CF9">
          <w:delText>Wat wil de ontvanger zien</w:delText>
        </w:r>
      </w:del>
      <w:ins w:id="10" w:author="Rinse Cramer" w:date="2025-12-12T14:49:00Z" w16du:dateUtc="2025-12-12T13:49:00Z">
        <w:r w:rsidR="00100B03">
          <w:t xml:space="preserve">Meldplicht </w:t>
        </w:r>
        <w:proofErr w:type="gramStart"/>
        <w:r w:rsidR="00100B03">
          <w:t>indien</w:t>
        </w:r>
        <w:proofErr w:type="gramEnd"/>
        <w:r w:rsidR="00100B03">
          <w:t xml:space="preserve"> </w:t>
        </w:r>
      </w:ins>
      <w:proofErr w:type="spellStart"/>
      <w:ins w:id="11" w:author="Rinse Cramer" w:date="2025-12-12T14:48:00Z" w16du:dateUtc="2025-12-12T13:48:00Z">
        <w:r w:rsidR="005B0CF9">
          <w:t>Jira</w:t>
        </w:r>
        <w:proofErr w:type="spellEnd"/>
        <w:r w:rsidR="005B0CF9">
          <w:t xml:space="preserve">-uitvoerder </w:t>
        </w:r>
      </w:ins>
      <w:ins w:id="12" w:author="Rinse Cramer" w:date="2025-12-12T14:49:00Z" w16du:dateUtc="2025-12-12T13:49:00Z">
        <w:r w:rsidR="003B381F">
          <w:t>NIET medewerker</w:t>
        </w:r>
        <w:r w:rsidR="00100B03">
          <w:t xml:space="preserve"> is</w:t>
        </w:r>
      </w:ins>
      <w:del w:id="13" w:author="Rinse Cramer" w:date="2025-12-12T14:49:00Z" w16du:dateUtc="2025-12-12T13:49:00Z">
        <w:r w:rsidR="0002774A" w:rsidDel="00100B03">
          <w:delText>?</w:delText>
        </w:r>
      </w:del>
    </w:p>
    <w:p w14:paraId="73366BE6" w14:textId="0071D119" w:rsidR="006A5750" w:rsidDel="00FC687F" w:rsidRDefault="006A5750">
      <w:pPr>
        <w:pStyle w:val="ListParagraph"/>
        <w:ind w:left="1440"/>
        <w:rPr>
          <w:del w:id="14" w:author="Rinse Cramer" w:date="2025-12-12T14:50:00Z" w16du:dateUtc="2025-12-12T13:50:00Z"/>
        </w:rPr>
        <w:pPrChange w:id="15" w:author="Rinse Cramer" w:date="2025-12-12T14:50:00Z" w16du:dateUtc="2025-12-12T13:50:00Z">
          <w:pPr>
            <w:pStyle w:val="ListParagraph"/>
            <w:numPr>
              <w:numId w:val="1"/>
            </w:numPr>
            <w:ind w:hanging="360"/>
          </w:pPr>
        </w:pPrChange>
      </w:pPr>
    </w:p>
    <w:p w14:paraId="74FA88AB" w14:textId="5AA352E7" w:rsidR="0002774A" w:rsidRDefault="0002774A" w:rsidP="0002774A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⏱️</w:t>
      </w:r>
      <w:r w:rsidR="00270F6D">
        <w:rPr>
          <w:rFonts w:ascii="Segoe UI Emoji" w:hAnsi="Segoe UI Emoji" w:cs="Segoe UI Emoji"/>
        </w:rPr>
        <w:t xml:space="preserve"> </w:t>
      </w:r>
      <w:del w:id="16" w:author="Rinse Cramer" w:date="2025-12-12T15:02:00Z" w16du:dateUtc="2025-12-12T14:02:00Z">
        <w:r w:rsidR="006565DE" w:rsidDel="00461ED2">
          <w:rPr>
            <w:rFonts w:ascii="Segoe UI Emoji" w:hAnsi="Segoe UI Emoji" w:cs="Segoe UI Emoji"/>
          </w:rPr>
          <w:delText>B</w:delText>
        </w:r>
      </w:del>
      <w:ins w:id="17" w:author="Rinse Cramer" w:date="2025-12-12T15:02:00Z" w16du:dateUtc="2025-12-12T14:02:00Z">
        <w:r w:rsidR="00461ED2">
          <w:rPr>
            <w:rFonts w:ascii="Segoe UI Emoji" w:hAnsi="Segoe UI Emoji" w:cs="Segoe UI Emoji"/>
          </w:rPr>
          <w:t>2</w:t>
        </w:r>
      </w:ins>
      <w:r w:rsidR="006565DE">
        <w:rPr>
          <w:rFonts w:ascii="Segoe UI Emoji" w:hAnsi="Segoe UI Emoji" w:cs="Segoe UI Emoji"/>
        </w:rPr>
        <w:t xml:space="preserve">. </w:t>
      </w:r>
      <w:del w:id="18" w:author="Rinse Cramer" w:date="2025-12-12T14:47:00Z" w16du:dateUtc="2025-12-12T13:47:00Z">
        <w:r w:rsidDel="00C77AF2">
          <w:rPr>
            <w:rFonts w:ascii="Segoe UI Emoji" w:hAnsi="Segoe UI Emoji" w:cs="Segoe UI Emoji"/>
          </w:rPr>
          <w:delText>Deliverable specificatie opgesteld</w:delText>
        </w:r>
      </w:del>
      <w:proofErr w:type="spellStart"/>
      <w:ins w:id="19" w:author="Rinse Cramer" w:date="2025-12-12T14:47:00Z" w16du:dateUtc="2025-12-12T13:47:00Z">
        <w:r w:rsidR="00C77AF2">
          <w:rPr>
            <w:rFonts w:ascii="Segoe UI Emoji" w:hAnsi="Segoe UI Emoji" w:cs="Segoe UI Emoji"/>
          </w:rPr>
          <w:t>Jira</w:t>
        </w:r>
        <w:proofErr w:type="spellEnd"/>
        <w:r w:rsidR="00C77AF2">
          <w:rPr>
            <w:rFonts w:ascii="Segoe UI Emoji" w:hAnsi="Segoe UI Emoji" w:cs="Segoe UI Emoji"/>
          </w:rPr>
          <w:t>-status is Toegewezen</w:t>
        </w:r>
      </w:ins>
    </w:p>
    <w:p w14:paraId="61A527B7" w14:textId="21D2EF56" w:rsidR="0002774A" w:rsidRDefault="006565DE" w:rsidP="0002774A">
      <w:pPr>
        <w:pStyle w:val="ListParagraph"/>
        <w:numPr>
          <w:ilvl w:val="0"/>
          <w:numId w:val="1"/>
        </w:numPr>
      </w:pPr>
      <w:r>
        <w:t xml:space="preserve">1. </w:t>
      </w:r>
      <w:del w:id="20" w:author="Rinse Cramer" w:date="2025-12-12T14:51:00Z" w16du:dateUtc="2025-12-12T13:51:00Z">
        <w:r w:rsidR="0002774A" w:rsidDel="00902DD9">
          <w:delText>Wat wil de ontvanger zien?</w:delText>
        </w:r>
      </w:del>
      <w:ins w:id="21" w:author="Rinse Cramer" w:date="2025-12-12T14:51:00Z" w16du:dateUtc="2025-12-12T13:51:00Z">
        <w:r w:rsidR="00902DD9">
          <w:t xml:space="preserve">Meldplicht </w:t>
        </w:r>
        <w:proofErr w:type="gramStart"/>
        <w:r w:rsidR="00902DD9">
          <w:t>indien</w:t>
        </w:r>
        <w:proofErr w:type="gramEnd"/>
        <w:r w:rsidR="00902DD9">
          <w:t xml:space="preserve"> </w:t>
        </w:r>
        <w:proofErr w:type="spellStart"/>
        <w:r w:rsidR="00902DD9">
          <w:t>Jira</w:t>
        </w:r>
        <w:proofErr w:type="spellEnd"/>
        <w:r w:rsidR="00902DD9">
          <w:t>-status NIET Toegewezen is</w:t>
        </w:r>
      </w:ins>
    </w:p>
    <w:p w14:paraId="0758BC84" w14:textId="0FF4109B" w:rsidR="0002774A" w:rsidRDefault="0002774A" w:rsidP="0002774A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⏱️</w:t>
      </w:r>
      <w:r w:rsidR="00270F6D">
        <w:rPr>
          <w:rFonts w:ascii="Segoe UI Emoji" w:hAnsi="Segoe UI Emoji" w:cs="Segoe UI Emoji"/>
        </w:rPr>
        <w:t xml:space="preserve"> </w:t>
      </w:r>
      <w:del w:id="22" w:author="Rinse Cramer" w:date="2025-12-12T15:02:00Z" w16du:dateUtc="2025-12-12T14:02:00Z">
        <w:r w:rsidR="006565DE" w:rsidDel="00461ED2">
          <w:rPr>
            <w:rFonts w:ascii="Segoe UI Emoji" w:hAnsi="Segoe UI Emoji" w:cs="Segoe UI Emoji"/>
          </w:rPr>
          <w:delText>C</w:delText>
        </w:r>
      </w:del>
      <w:ins w:id="23" w:author="Rinse Cramer" w:date="2025-12-12T15:02:00Z" w16du:dateUtc="2025-12-12T14:02:00Z">
        <w:r w:rsidR="00461ED2">
          <w:rPr>
            <w:rFonts w:ascii="Segoe UI Emoji" w:hAnsi="Segoe UI Emoji" w:cs="Segoe UI Emoji"/>
          </w:rPr>
          <w:t>3</w:t>
        </w:r>
      </w:ins>
      <w:r w:rsidR="006565DE">
        <w:rPr>
          <w:rFonts w:ascii="Segoe UI Emoji" w:hAnsi="Segoe UI Emoji" w:cs="Segoe UI Emoji"/>
        </w:rPr>
        <w:t xml:space="preserve">. </w:t>
      </w:r>
      <w:del w:id="24" w:author="Rinse Cramer" w:date="2025-12-12T14:47:00Z" w16du:dateUtc="2025-12-12T13:47:00Z">
        <w:r w:rsidDel="00F40686">
          <w:rPr>
            <w:rFonts w:ascii="Segoe UI Emoji" w:hAnsi="Segoe UI Emoji" w:cs="Segoe UI Emoji"/>
          </w:rPr>
          <w:delText>In</w:delText>
        </w:r>
        <w:r w:rsidRPr="0002774A" w:rsidDel="00F40686">
          <w:rPr>
            <w:rFonts w:ascii="Segoe UI Emoji" w:hAnsi="Segoe UI Emoji" w:cs="Segoe UI Emoji"/>
          </w:rPr>
          <w:delText xml:space="preserve">itiële </w:delText>
        </w:r>
        <w:r w:rsidDel="00F40686">
          <w:rPr>
            <w:rFonts w:ascii="Segoe UI Emoji" w:hAnsi="Segoe UI Emoji" w:cs="Segoe UI Emoji"/>
          </w:rPr>
          <w:delText>schatting gemaakt</w:delText>
        </w:r>
      </w:del>
      <w:proofErr w:type="spellStart"/>
      <w:ins w:id="25" w:author="Rinse Cramer" w:date="2025-12-12T14:47:00Z" w16du:dateUtc="2025-12-12T13:47:00Z">
        <w:r w:rsidR="00F40686">
          <w:rPr>
            <w:rFonts w:ascii="Segoe UI Emoji" w:hAnsi="Segoe UI Emoji" w:cs="Segoe UI Emoji"/>
          </w:rPr>
          <w:t>Jira</w:t>
        </w:r>
        <w:proofErr w:type="spellEnd"/>
        <w:r w:rsidR="00F40686">
          <w:rPr>
            <w:rFonts w:ascii="Segoe UI Emoji" w:hAnsi="Segoe UI Emoji" w:cs="Segoe UI Emoji"/>
          </w:rPr>
          <w:t>-status wordt Intake</w:t>
        </w:r>
      </w:ins>
    </w:p>
    <w:p w14:paraId="2EB9BEF1" w14:textId="432D07FD" w:rsidR="0002774A" w:rsidRDefault="006565DE" w:rsidP="0002774A">
      <w:pPr>
        <w:pStyle w:val="ListParagraph"/>
        <w:numPr>
          <w:ilvl w:val="0"/>
          <w:numId w:val="1"/>
        </w:numPr>
        <w:rPr>
          <w:ins w:id="26" w:author="Rinse Cramer" w:date="2025-11-05T23:26:00Z" w16du:dateUtc="2025-11-05T22:26:00Z"/>
        </w:rPr>
      </w:pPr>
      <w:r>
        <w:t xml:space="preserve">1. </w:t>
      </w:r>
      <w:del w:id="27" w:author="Rinse Cramer" w:date="2025-12-12T14:54:00Z" w16du:dateUtc="2025-12-12T13:54:00Z">
        <w:r w:rsidR="0002774A" w:rsidDel="005D7913">
          <w:delText>Wat wil de ontvanger zien?</w:delText>
        </w:r>
      </w:del>
      <w:ins w:id="28" w:author="Rinse Cramer" w:date="2025-12-12T14:54:00Z" w16du:dateUtc="2025-12-12T13:54:00Z">
        <w:r w:rsidR="005D7913">
          <w:t xml:space="preserve">Ik heb de </w:t>
        </w:r>
        <w:proofErr w:type="spellStart"/>
        <w:r w:rsidR="005D7913">
          <w:t>Jira</w:t>
        </w:r>
        <w:proofErr w:type="spellEnd"/>
        <w:r w:rsidR="005D7913">
          <w:t>-titel gelezen</w:t>
        </w:r>
      </w:ins>
    </w:p>
    <w:p w14:paraId="676D05AF" w14:textId="066DAA34" w:rsidR="00570D00" w:rsidDel="00374E07" w:rsidRDefault="00570D00">
      <w:pPr>
        <w:pStyle w:val="ListParagraph"/>
        <w:numPr>
          <w:ilvl w:val="1"/>
          <w:numId w:val="1"/>
        </w:numPr>
        <w:rPr>
          <w:del w:id="29" w:author="Rinse Cramer" w:date="2025-12-12T14:52:00Z" w16du:dateUtc="2025-12-12T13:52:00Z"/>
        </w:rPr>
        <w:pPrChange w:id="30" w:author="Rinse Cramer" w:date="2025-11-05T23:27:00Z" w16du:dateUtc="2025-11-05T22:27:00Z">
          <w:pPr>
            <w:pStyle w:val="ListParagraph"/>
            <w:numPr>
              <w:numId w:val="1"/>
            </w:numPr>
            <w:ind w:hanging="360"/>
          </w:pPr>
        </w:pPrChange>
      </w:pPr>
    </w:p>
    <w:p w14:paraId="07F59B0D" w14:textId="4E403DBA" w:rsidR="00DF288D" w:rsidRDefault="00DF288D" w:rsidP="00DF288D">
      <w:pPr>
        <w:pStyle w:val="Heading1"/>
        <w:rPr>
          <w:ins w:id="31" w:author="Rinse Cramer" w:date="2025-12-12T15:02:00Z" w16du:dateUtc="2025-12-12T14:02:00Z"/>
          <w:rFonts w:ascii="Segoe UI Emoji" w:hAnsi="Segoe UI Emoji" w:cs="Segoe UI Emoji"/>
        </w:rPr>
      </w:pPr>
      <w:ins w:id="32" w:author="Rinse Cramer" w:date="2025-12-12T15:02:00Z" w16du:dateUtc="2025-12-12T14:02:00Z">
        <w:r>
          <w:rPr>
            <w:rFonts w:ascii="Segoe UI Emoji" w:hAnsi="Segoe UI Emoji" w:cs="Segoe UI Emoji"/>
          </w:rPr>
          <w:t xml:space="preserve">⏱️ 4. </w:t>
        </w:r>
        <w:r w:rsidR="004C112B">
          <w:rPr>
            <w:rFonts w:ascii="Segoe UI Emoji" w:hAnsi="Segoe UI Emoji" w:cs="Segoe UI Emoji"/>
          </w:rPr>
          <w:t>Start &gt; Klok &gt; menu &gt; Timer</w:t>
        </w:r>
      </w:ins>
    </w:p>
    <w:p w14:paraId="7449E53C" w14:textId="2C869200" w:rsidR="00DF288D" w:rsidRDefault="00DF288D" w:rsidP="00DF288D">
      <w:pPr>
        <w:pStyle w:val="ListParagraph"/>
        <w:numPr>
          <w:ilvl w:val="0"/>
          <w:numId w:val="1"/>
        </w:numPr>
        <w:rPr>
          <w:ins w:id="33" w:author="Rinse Cramer" w:date="2025-12-12T15:04:00Z" w16du:dateUtc="2025-12-12T14:04:00Z"/>
        </w:rPr>
      </w:pPr>
      <w:ins w:id="34" w:author="Rinse Cramer" w:date="2025-12-12T15:02:00Z" w16du:dateUtc="2025-12-12T14:02:00Z">
        <w:r>
          <w:t xml:space="preserve">1. </w:t>
        </w:r>
      </w:ins>
      <w:ins w:id="35" w:author="Rinse Cramer" w:date="2025-12-12T15:03:00Z" w16du:dateUtc="2025-12-12T14:03:00Z">
        <w:r w:rsidR="008E0E37">
          <w:t xml:space="preserve">Ik </w:t>
        </w:r>
        <w:r w:rsidR="00E14FF0">
          <w:t>heb</w:t>
        </w:r>
        <w:r w:rsidR="008E0E37">
          <w:t xml:space="preserve"> voor iedere ETC een timer</w:t>
        </w:r>
      </w:ins>
    </w:p>
    <w:p w14:paraId="322A983C" w14:textId="54D7454F" w:rsidR="00A712BD" w:rsidRDefault="00A712BD" w:rsidP="00A712BD">
      <w:pPr>
        <w:pStyle w:val="Heading1"/>
        <w:rPr>
          <w:ins w:id="36" w:author="Rinse Cramer" w:date="2025-12-12T15:04:00Z" w16du:dateUtc="2025-12-12T14:04:00Z"/>
          <w:rFonts w:ascii="Segoe UI Emoji" w:hAnsi="Segoe UI Emoji" w:cs="Segoe UI Emoji"/>
        </w:rPr>
      </w:pPr>
      <w:ins w:id="37" w:author="Rinse Cramer" w:date="2025-12-12T15:04:00Z" w16du:dateUtc="2025-12-12T14:04:00Z">
        <w:r>
          <w:rPr>
            <w:rFonts w:ascii="Segoe UI Emoji" w:hAnsi="Segoe UI Emoji" w:cs="Segoe UI Emoji"/>
          </w:rPr>
          <w:t xml:space="preserve">⏱️ 5. </w:t>
        </w:r>
        <w:r w:rsidR="00E23452">
          <w:rPr>
            <w:rFonts w:ascii="Segoe UI Emoji" w:hAnsi="Segoe UI Emoji" w:cs="Segoe UI Emoji"/>
          </w:rPr>
          <w:t xml:space="preserve">Start 5 min. &gt; </w:t>
        </w:r>
        <w:r w:rsidR="00BB719E">
          <w:rPr>
            <w:rFonts w:ascii="Segoe UI Emoji" w:hAnsi="Segoe UI Emoji" w:cs="Segoe UI Emoji"/>
          </w:rPr>
          <w:t>Op voorgrond behouden</w:t>
        </w:r>
      </w:ins>
    </w:p>
    <w:p w14:paraId="271F04D9" w14:textId="570E111D" w:rsidR="00A712BD" w:rsidRDefault="00A712BD" w:rsidP="00A712BD">
      <w:pPr>
        <w:pStyle w:val="ListParagraph"/>
        <w:numPr>
          <w:ilvl w:val="0"/>
          <w:numId w:val="1"/>
        </w:numPr>
        <w:rPr>
          <w:ins w:id="38" w:author="Rinse Cramer" w:date="2025-12-12T15:06:00Z" w16du:dateUtc="2025-12-12T14:06:00Z"/>
        </w:rPr>
      </w:pPr>
      <w:ins w:id="39" w:author="Rinse Cramer" w:date="2025-12-12T15:04:00Z" w16du:dateUtc="2025-12-12T14:04:00Z">
        <w:r>
          <w:t xml:space="preserve">1. Ik heb </w:t>
        </w:r>
        <w:r w:rsidR="00BB719E">
          <w:t>een</w:t>
        </w:r>
      </w:ins>
      <w:ins w:id="40" w:author="Rinse Cramer" w:date="2025-12-12T15:05:00Z" w16du:dateUtc="2025-12-12T14:05:00Z">
        <w:r w:rsidR="00E71C03">
          <w:t xml:space="preserve"> aflopende</w:t>
        </w:r>
      </w:ins>
      <w:ins w:id="41" w:author="Rinse Cramer" w:date="2025-12-12T15:04:00Z" w16du:dateUtc="2025-12-12T14:04:00Z">
        <w:r w:rsidR="00BB719E">
          <w:t xml:space="preserve"> timer </w:t>
        </w:r>
      </w:ins>
      <w:ins w:id="42" w:author="Rinse Cramer" w:date="2025-12-12T15:05:00Z" w16du:dateUtc="2025-12-12T14:05:00Z">
        <w:r w:rsidR="00E71C03">
          <w:t>in de rechterbovenhoek van het scherm</w:t>
        </w:r>
      </w:ins>
    </w:p>
    <w:p w14:paraId="4D43F6B9" w14:textId="4B791ED4" w:rsidR="00B645BB" w:rsidRDefault="00B645BB" w:rsidP="00B645BB">
      <w:pPr>
        <w:pStyle w:val="Heading1"/>
        <w:rPr>
          <w:ins w:id="43" w:author="Rinse Cramer" w:date="2025-12-12T15:06:00Z" w16du:dateUtc="2025-12-12T14:06:00Z"/>
          <w:rFonts w:ascii="Segoe UI Emoji" w:hAnsi="Segoe UI Emoji" w:cs="Segoe UI Emoji"/>
        </w:rPr>
      </w:pPr>
      <w:ins w:id="44" w:author="Rinse Cramer" w:date="2025-12-12T15:06:00Z" w16du:dateUtc="2025-12-12T14:06:00Z">
        <w:r>
          <w:rPr>
            <w:rFonts w:ascii="Segoe UI Emoji" w:hAnsi="Segoe UI Emoji" w:cs="Segoe UI Emoji"/>
          </w:rPr>
          <w:t xml:space="preserve">⏱️ 6. </w:t>
        </w:r>
        <w:proofErr w:type="spellStart"/>
        <w:r w:rsidR="00B02C4D">
          <w:rPr>
            <w:rFonts w:ascii="Segoe UI Emoji" w:hAnsi="Segoe UI Emoji" w:cs="Segoe UI Emoji"/>
          </w:rPr>
          <w:t>Jira</w:t>
        </w:r>
        <w:proofErr w:type="spellEnd"/>
        <w:r w:rsidR="00B02C4D">
          <w:rPr>
            <w:rFonts w:ascii="Segoe UI Emoji" w:hAnsi="Segoe UI Emoji" w:cs="Segoe UI Emoji"/>
          </w:rPr>
          <w:t>-stopwatch wordt gestart</w:t>
        </w:r>
      </w:ins>
    </w:p>
    <w:p w14:paraId="435D05BA" w14:textId="07F2A472" w:rsidR="00B645BB" w:rsidRDefault="00B645BB" w:rsidP="00B645BB">
      <w:pPr>
        <w:pStyle w:val="ListParagraph"/>
        <w:numPr>
          <w:ilvl w:val="0"/>
          <w:numId w:val="1"/>
        </w:numPr>
        <w:rPr>
          <w:ins w:id="45" w:author="Rinse Cramer" w:date="2025-12-12T15:24:00Z" w16du:dateUtc="2025-12-12T14:24:00Z"/>
        </w:rPr>
      </w:pPr>
      <w:ins w:id="46" w:author="Rinse Cramer" w:date="2025-12-12T15:06:00Z" w16du:dateUtc="2025-12-12T14:06:00Z">
        <w:r>
          <w:t xml:space="preserve">1. Ik </w:t>
        </w:r>
        <w:r w:rsidR="00DE7D77">
          <w:t xml:space="preserve">heb een oplopende stopwatch </w:t>
        </w:r>
      </w:ins>
      <w:ins w:id="47" w:author="Rinse Cramer" w:date="2025-12-12T15:07:00Z" w16du:dateUtc="2025-12-12T14:07:00Z">
        <w:r w:rsidR="00A400B8">
          <w:t xml:space="preserve">onder de </w:t>
        </w:r>
        <w:proofErr w:type="spellStart"/>
        <w:r w:rsidR="00A400B8">
          <w:t>Jira</w:t>
        </w:r>
        <w:proofErr w:type="spellEnd"/>
        <w:r w:rsidR="00A400B8">
          <w:t>-beschrijving</w:t>
        </w:r>
      </w:ins>
    </w:p>
    <w:p w14:paraId="3094065E" w14:textId="74D6E6C1" w:rsidR="00D4390E" w:rsidRPr="003139CD" w:rsidRDefault="00D4390E" w:rsidP="00D4390E">
      <w:pPr>
        <w:pStyle w:val="Heading1"/>
        <w:rPr>
          <w:ins w:id="48" w:author="Rinse Cramer" w:date="2025-12-12T15:47:00Z" w16du:dateUtc="2025-12-12T14:47:00Z"/>
          <w:rFonts w:ascii="Segoe UI Emoji" w:hAnsi="Segoe UI Emoji" w:cs="Segoe UI Emoji"/>
        </w:rPr>
      </w:pPr>
      <w:ins w:id="49" w:author="Rinse Cramer" w:date="2025-12-12T15:47:00Z" w16du:dateUtc="2025-12-12T14:47:00Z">
        <w:r w:rsidRPr="003139CD">
          <w:rPr>
            <w:rFonts w:ascii="Segoe UI Emoji" w:hAnsi="Segoe UI Emoji" w:cs="Segoe UI Emoji"/>
          </w:rPr>
          <w:t>⏱</w:t>
        </w:r>
        <w:r>
          <w:rPr>
            <w:rFonts w:ascii="Segoe UI Emoji" w:hAnsi="Segoe UI Emoji" w:cs="Segoe UI Emoji"/>
          </w:rPr>
          <w:t>️</w:t>
        </w:r>
        <w:r w:rsidRPr="003139CD">
          <w:rPr>
            <w:rFonts w:ascii="Segoe UI Emoji" w:hAnsi="Segoe UI Emoji" w:cs="Segoe UI Emoji"/>
          </w:rPr>
          <w:t xml:space="preserve"> </w:t>
        </w:r>
      </w:ins>
      <w:ins w:id="50" w:author="Rinse Cramer" w:date="2025-12-13T10:26:00Z" w16du:dateUtc="2025-12-13T09:26:00Z">
        <w:r w:rsidR="00C3105A">
          <w:rPr>
            <w:rFonts w:ascii="Segoe UI Emoji" w:hAnsi="Segoe UI Emoji" w:cs="Segoe UI Emoji"/>
          </w:rPr>
          <w:t>7</w:t>
        </w:r>
      </w:ins>
      <w:ins w:id="51" w:author="Rinse Cramer" w:date="2025-12-12T15:47:00Z" w16du:dateUtc="2025-12-12T14:47:00Z">
        <w:r w:rsidRPr="003139CD">
          <w:rPr>
            <w:rFonts w:ascii="Segoe UI Emoji" w:hAnsi="Segoe UI Emoji" w:cs="Segoe UI Emoji"/>
          </w:rPr>
          <w:t xml:space="preserve">. </w:t>
        </w:r>
      </w:ins>
      <w:ins w:id="52" w:author="Rinse Cramer" w:date="2025-12-19T12:04:00Z" w16du:dateUtc="2025-12-19T11:04:00Z">
        <w:r w:rsidR="007E1B64">
          <w:rPr>
            <w:rFonts w:ascii="Segoe UI Emoji" w:hAnsi="Segoe UI Emoji" w:cs="Segoe UI Emoji"/>
          </w:rPr>
          <w:t>Ik heb de oplossingsrichting geschreven</w:t>
        </w:r>
      </w:ins>
    </w:p>
    <w:p w14:paraId="39C52362" w14:textId="1069E907" w:rsidR="00D4390E" w:rsidRDefault="00D4390E" w:rsidP="00D4390E">
      <w:pPr>
        <w:pStyle w:val="ListParagraph"/>
        <w:numPr>
          <w:ilvl w:val="0"/>
          <w:numId w:val="1"/>
        </w:numPr>
        <w:rPr>
          <w:ins w:id="53" w:author="Rinse Cramer" w:date="2025-12-12T15:55:00Z" w16du:dateUtc="2025-12-12T14:55:00Z"/>
        </w:rPr>
      </w:pPr>
      <w:ins w:id="54" w:author="Rinse Cramer" w:date="2025-12-12T15:47:00Z" w16du:dateUtc="2025-12-12T14:47:00Z">
        <w:r>
          <w:t xml:space="preserve">1. </w:t>
        </w:r>
      </w:ins>
      <w:ins w:id="55" w:author="Rinse Cramer" w:date="2025-12-12T15:48:00Z" w16du:dateUtc="2025-12-12T14:48:00Z">
        <w:r w:rsidR="00E302D3">
          <w:t>Wat wil de ontvanger zien?</w:t>
        </w:r>
      </w:ins>
    </w:p>
    <w:p w14:paraId="34DFA11B" w14:textId="07C2DF6B" w:rsidR="00E302D3" w:rsidRDefault="00A060BB" w:rsidP="007E1B64">
      <w:pPr>
        <w:pStyle w:val="ListParagraph"/>
        <w:numPr>
          <w:ilvl w:val="0"/>
          <w:numId w:val="1"/>
        </w:numPr>
        <w:rPr>
          <w:ins w:id="56" w:author="Rinse Cramer" w:date="2025-12-12T15:51:00Z" w16du:dateUtc="2025-12-12T14:51:00Z"/>
        </w:rPr>
      </w:pPr>
      <w:ins w:id="57" w:author="Rinse Cramer" w:date="2025-12-12T15:55:00Z" w16du:dateUtc="2025-12-12T14:55:00Z">
        <w:r>
          <w:t>2. Ben ik een PR met een probleemstelling in</w:t>
        </w:r>
        <w:r w:rsidR="00326BB4">
          <w:t xml:space="preserve"> </w:t>
        </w:r>
        <w:r>
          <w:t>gegaan?</w:t>
        </w:r>
      </w:ins>
    </w:p>
    <w:p w14:paraId="1D750080" w14:textId="3B7D4333" w:rsidR="00FF7882" w:rsidRPr="003139CD" w:rsidRDefault="00FF7882" w:rsidP="00FF7882">
      <w:pPr>
        <w:pStyle w:val="Heading1"/>
        <w:rPr>
          <w:ins w:id="58" w:author="Rinse Cramer" w:date="2025-12-12T15:51:00Z" w16du:dateUtc="2025-12-12T14:51:00Z"/>
          <w:rFonts w:ascii="Segoe UI Emoji" w:hAnsi="Segoe UI Emoji" w:cs="Segoe UI Emoji"/>
        </w:rPr>
      </w:pPr>
      <w:ins w:id="59" w:author="Rinse Cramer" w:date="2025-12-12T15:51:00Z" w16du:dateUtc="2025-12-12T14:51:00Z">
        <w:r w:rsidRPr="003139CD">
          <w:rPr>
            <w:rFonts w:ascii="Segoe UI Emoji" w:hAnsi="Segoe UI Emoji" w:cs="Segoe UI Emoji"/>
          </w:rPr>
          <w:lastRenderedPageBreak/>
          <w:t>⏱</w:t>
        </w:r>
        <w:r>
          <w:rPr>
            <w:rFonts w:ascii="Segoe UI Emoji" w:hAnsi="Segoe UI Emoji" w:cs="Segoe UI Emoji"/>
          </w:rPr>
          <w:t>️</w:t>
        </w:r>
        <w:r w:rsidRPr="003139CD">
          <w:rPr>
            <w:rFonts w:ascii="Segoe UI Emoji" w:hAnsi="Segoe UI Emoji" w:cs="Segoe UI Emoji"/>
          </w:rPr>
          <w:t xml:space="preserve"> </w:t>
        </w:r>
      </w:ins>
      <w:ins w:id="60" w:author="Rinse Cramer" w:date="2025-12-13T10:26:00Z" w16du:dateUtc="2025-12-13T09:26:00Z">
        <w:r w:rsidR="00C3105A">
          <w:rPr>
            <w:rFonts w:ascii="Segoe UI Emoji" w:hAnsi="Segoe UI Emoji" w:cs="Segoe UI Emoji"/>
          </w:rPr>
          <w:t>8</w:t>
        </w:r>
      </w:ins>
      <w:ins w:id="61" w:author="Rinse Cramer" w:date="2025-12-12T15:51:00Z" w16du:dateUtc="2025-12-12T14:51:00Z">
        <w:r w:rsidRPr="003139CD">
          <w:rPr>
            <w:rFonts w:ascii="Segoe UI Emoji" w:hAnsi="Segoe UI Emoji" w:cs="Segoe UI Emoji"/>
          </w:rPr>
          <w:t xml:space="preserve">. </w:t>
        </w:r>
      </w:ins>
      <w:ins w:id="62" w:author="Rinse Cramer" w:date="2025-12-19T12:08:00Z" w16du:dateUtc="2025-12-19T11:08:00Z">
        <w:r w:rsidR="00C44A00">
          <w:rPr>
            <w:rFonts w:ascii="Segoe UI Emoji" w:hAnsi="Segoe UI Emoji" w:cs="Segoe UI Emoji"/>
          </w:rPr>
          <w:t>Ik heb de deliverable specificatie geschreven</w:t>
        </w:r>
      </w:ins>
    </w:p>
    <w:p w14:paraId="38064C13" w14:textId="4847F33D" w:rsidR="00FF7882" w:rsidRDefault="00FF7882" w:rsidP="00AD4650">
      <w:pPr>
        <w:pStyle w:val="ListParagraph"/>
        <w:numPr>
          <w:ilvl w:val="0"/>
          <w:numId w:val="1"/>
        </w:numPr>
        <w:rPr>
          <w:ins w:id="63" w:author="Rinse Cramer" w:date="2025-12-12T15:51:00Z" w16du:dateUtc="2025-12-12T14:51:00Z"/>
        </w:rPr>
      </w:pPr>
      <w:ins w:id="64" w:author="Rinse Cramer" w:date="2025-12-12T15:51:00Z" w16du:dateUtc="2025-12-12T14:51:00Z">
        <w:r>
          <w:t>1. Wat wil de ontvanger zien?</w:t>
        </w:r>
      </w:ins>
    </w:p>
    <w:p w14:paraId="06054E2C" w14:textId="59F2FDFB" w:rsidR="00824EDE" w:rsidRPr="003139CD" w:rsidRDefault="00824EDE" w:rsidP="00824EDE">
      <w:pPr>
        <w:pStyle w:val="Heading1"/>
        <w:rPr>
          <w:ins w:id="65" w:author="Rinse Cramer" w:date="2025-12-12T15:54:00Z" w16du:dateUtc="2025-12-12T14:54:00Z"/>
          <w:rFonts w:ascii="Segoe UI Emoji" w:hAnsi="Segoe UI Emoji" w:cs="Segoe UI Emoji"/>
        </w:rPr>
      </w:pPr>
      <w:ins w:id="66" w:author="Rinse Cramer" w:date="2025-12-12T15:54:00Z" w16du:dateUtc="2025-12-12T14:54:00Z">
        <w:r w:rsidRPr="003139CD">
          <w:rPr>
            <w:rFonts w:ascii="Segoe UI Emoji" w:hAnsi="Segoe UI Emoji" w:cs="Segoe UI Emoji"/>
          </w:rPr>
          <w:t>⏱</w:t>
        </w:r>
        <w:r>
          <w:rPr>
            <w:rFonts w:ascii="Segoe UI Emoji" w:hAnsi="Segoe UI Emoji" w:cs="Segoe UI Emoji"/>
          </w:rPr>
          <w:t>️</w:t>
        </w:r>
        <w:r w:rsidRPr="003139CD">
          <w:rPr>
            <w:rFonts w:ascii="Segoe UI Emoji" w:hAnsi="Segoe UI Emoji" w:cs="Segoe UI Emoji"/>
          </w:rPr>
          <w:t xml:space="preserve"> </w:t>
        </w:r>
      </w:ins>
      <w:ins w:id="67" w:author="Rinse Cramer" w:date="2025-12-13T10:26:00Z" w16du:dateUtc="2025-12-13T09:26:00Z">
        <w:r w:rsidR="00C3105A">
          <w:rPr>
            <w:rFonts w:ascii="Segoe UI Emoji" w:hAnsi="Segoe UI Emoji" w:cs="Segoe UI Emoji"/>
          </w:rPr>
          <w:t>9</w:t>
        </w:r>
      </w:ins>
      <w:ins w:id="68" w:author="Rinse Cramer" w:date="2025-12-12T15:54:00Z" w16du:dateUtc="2025-12-12T14:54:00Z">
        <w:r w:rsidRPr="003139CD">
          <w:rPr>
            <w:rFonts w:ascii="Segoe UI Emoji" w:hAnsi="Segoe UI Emoji" w:cs="Segoe UI Emoji"/>
          </w:rPr>
          <w:t xml:space="preserve">. </w:t>
        </w:r>
      </w:ins>
      <w:ins w:id="69" w:author="Rinse Cramer" w:date="2025-12-19T12:10:00Z" w16du:dateUtc="2025-12-19T11:10:00Z">
        <w:r w:rsidR="007B67FA">
          <w:rPr>
            <w:rFonts w:ascii="Segoe UI Emoji" w:hAnsi="Segoe UI Emoji" w:cs="Segoe UI Emoji"/>
          </w:rPr>
          <w:t>Ik he</w:t>
        </w:r>
      </w:ins>
      <w:ins w:id="70" w:author="Rinse Cramer" w:date="2025-12-19T12:11:00Z" w16du:dateUtc="2025-12-19T11:11:00Z">
        <w:r w:rsidR="007B67FA">
          <w:rPr>
            <w:rFonts w:ascii="Segoe UI Emoji" w:hAnsi="Segoe UI Emoji" w:cs="Segoe UI Emoji"/>
          </w:rPr>
          <w:t>b de i</w:t>
        </w:r>
      </w:ins>
      <w:ins w:id="71" w:author="Rinse Cramer" w:date="2025-12-12T15:54:00Z">
        <w:r w:rsidR="00913A42" w:rsidRPr="00913A42">
          <w:rPr>
            <w:rFonts w:ascii="Segoe UI Emoji" w:hAnsi="Segoe UI Emoji" w:cs="Segoe UI Emoji"/>
          </w:rPr>
          <w:t xml:space="preserve">nitiële schatting </w:t>
        </w:r>
      </w:ins>
      <w:ins w:id="72" w:author="Rinse Cramer" w:date="2025-12-19T12:11:00Z" w16du:dateUtc="2025-12-19T11:11:00Z">
        <w:r w:rsidR="007B67FA">
          <w:rPr>
            <w:rFonts w:ascii="Segoe UI Emoji" w:hAnsi="Segoe UI Emoji" w:cs="Segoe UI Emoji"/>
          </w:rPr>
          <w:t>geschreven</w:t>
        </w:r>
      </w:ins>
    </w:p>
    <w:p w14:paraId="1494A80F" w14:textId="5C20FF7A" w:rsidR="00824EDE" w:rsidRDefault="00824EDE" w:rsidP="00824EDE">
      <w:pPr>
        <w:pStyle w:val="ListParagraph"/>
        <w:numPr>
          <w:ilvl w:val="0"/>
          <w:numId w:val="1"/>
        </w:numPr>
        <w:rPr>
          <w:ins w:id="73" w:author="Rinse Cramer" w:date="2025-12-12T15:55:00Z" w16du:dateUtc="2025-12-12T14:55:00Z"/>
        </w:rPr>
      </w:pPr>
      <w:ins w:id="74" w:author="Rinse Cramer" w:date="2025-12-12T15:54:00Z" w16du:dateUtc="2025-12-12T14:54:00Z">
        <w:r>
          <w:t xml:space="preserve">1. </w:t>
        </w:r>
      </w:ins>
      <w:ins w:id="75" w:author="Rinse Cramer" w:date="2025-12-19T12:12:00Z" w16du:dateUtc="2025-12-19T11:12:00Z">
        <w:r w:rsidR="00EA2588">
          <w:t>Niet inschatten als er een executie bijgehouden is</w:t>
        </w:r>
      </w:ins>
    </w:p>
    <w:p w14:paraId="25FFF229" w14:textId="00EFE7E4" w:rsidR="00824EDE" w:rsidRDefault="00913A42" w:rsidP="007B67FA">
      <w:pPr>
        <w:pStyle w:val="ListParagraph"/>
        <w:numPr>
          <w:ilvl w:val="0"/>
          <w:numId w:val="1"/>
        </w:numPr>
        <w:rPr>
          <w:ins w:id="76" w:author="Rinse Cramer" w:date="2025-12-12T15:54:00Z" w16du:dateUtc="2025-12-12T14:54:00Z"/>
        </w:rPr>
      </w:pPr>
      <w:ins w:id="77" w:author="Rinse Cramer" w:date="2025-12-12T15:55:00Z" w16du:dateUtc="2025-12-12T14:55:00Z">
        <w:r>
          <w:t xml:space="preserve">2. </w:t>
        </w:r>
      </w:ins>
      <w:ins w:id="78" w:author="Rinse Cramer" w:date="2025-12-19T12:12:00Z" w16du:dateUtc="2025-12-19T11:12:00Z">
        <w:r w:rsidR="00EA2588">
          <w:t>Wat wil de ontvanger zien?</w:t>
        </w:r>
      </w:ins>
    </w:p>
    <w:p w14:paraId="7FA5D41C" w14:textId="2D88D4F5" w:rsidR="006A6984" w:rsidRPr="003139CD" w:rsidRDefault="006A6984" w:rsidP="006A6984">
      <w:pPr>
        <w:pStyle w:val="Heading1"/>
        <w:rPr>
          <w:ins w:id="79" w:author="Rinse Cramer" w:date="2025-12-12T15:57:00Z" w16du:dateUtc="2025-12-12T14:57:00Z"/>
          <w:rFonts w:ascii="Segoe UI Emoji" w:hAnsi="Segoe UI Emoji" w:cs="Segoe UI Emoji"/>
          <w:lang w:val="en-US"/>
        </w:rPr>
      </w:pPr>
      <w:ins w:id="80" w:author="Rinse Cramer" w:date="2025-12-12T15:57:00Z" w16du:dateUtc="2025-12-12T14:57:00Z">
        <w:r w:rsidRPr="003139CD">
          <w:rPr>
            <w:rFonts w:ascii="Segoe UI Emoji" w:hAnsi="Segoe UI Emoji" w:cs="Segoe UI Emoji"/>
            <w:lang w:val="en-US"/>
          </w:rPr>
          <w:t>⏱</w:t>
        </w:r>
        <w:r>
          <w:rPr>
            <w:rFonts w:ascii="Segoe UI Emoji" w:hAnsi="Segoe UI Emoji" w:cs="Segoe UI Emoji"/>
          </w:rPr>
          <w:t>️</w:t>
        </w:r>
        <w:r w:rsidRPr="003139CD">
          <w:rPr>
            <w:rFonts w:ascii="Segoe UI Emoji" w:hAnsi="Segoe UI Emoji" w:cs="Segoe UI Emoji"/>
            <w:lang w:val="en-US"/>
          </w:rPr>
          <w:t xml:space="preserve"> </w:t>
        </w:r>
      </w:ins>
      <w:ins w:id="81" w:author="Rinse Cramer" w:date="2025-12-13T10:26:00Z" w16du:dateUtc="2025-12-13T09:26:00Z">
        <w:r w:rsidR="00C3105A">
          <w:rPr>
            <w:rFonts w:ascii="Segoe UI Emoji" w:hAnsi="Segoe UI Emoji" w:cs="Segoe UI Emoji"/>
            <w:lang w:val="en-US"/>
          </w:rPr>
          <w:t>10</w:t>
        </w:r>
      </w:ins>
      <w:ins w:id="82" w:author="Rinse Cramer" w:date="2025-12-12T15:57:00Z" w16du:dateUtc="2025-12-12T14:57:00Z">
        <w:r w:rsidRPr="003139CD">
          <w:rPr>
            <w:rFonts w:ascii="Segoe UI Emoji" w:hAnsi="Segoe UI Emoji" w:cs="Segoe UI Emoji"/>
            <w:lang w:val="en-US"/>
          </w:rPr>
          <w:t xml:space="preserve">. </w:t>
        </w:r>
        <w:proofErr w:type="spellStart"/>
        <w:r w:rsidR="00365E95">
          <w:rPr>
            <w:rFonts w:ascii="Segoe UI Emoji" w:hAnsi="Segoe UI Emoji" w:cs="Segoe UI Emoji"/>
            <w:lang w:val="en-US"/>
          </w:rPr>
          <w:t>Tijdtrigger</w:t>
        </w:r>
        <w:proofErr w:type="spellEnd"/>
        <w:r w:rsidR="00365E95">
          <w:rPr>
            <w:rFonts w:ascii="Segoe UI Emoji" w:hAnsi="Segoe UI Emoji" w:cs="Segoe UI Emoji"/>
            <w:lang w:val="en-US"/>
          </w:rPr>
          <w:t xml:space="preserve"> </w:t>
        </w:r>
        <w:proofErr w:type="spellStart"/>
        <w:r w:rsidR="00365E95">
          <w:rPr>
            <w:rFonts w:ascii="Segoe UI Emoji" w:hAnsi="Segoe UI Emoji" w:cs="Segoe UI Emoji"/>
            <w:lang w:val="en-US"/>
          </w:rPr>
          <w:t>na</w:t>
        </w:r>
        <w:proofErr w:type="spellEnd"/>
        <w:r w:rsidR="00365E95">
          <w:rPr>
            <w:rFonts w:ascii="Segoe UI Emoji" w:hAnsi="Segoe UI Emoji" w:cs="Segoe UI Emoji"/>
            <w:lang w:val="en-US"/>
          </w:rPr>
          <w:t xml:space="preserve"> 5 </w:t>
        </w:r>
        <w:proofErr w:type="spellStart"/>
        <w:r w:rsidR="00365E95">
          <w:rPr>
            <w:rFonts w:ascii="Segoe UI Emoji" w:hAnsi="Segoe UI Emoji" w:cs="Segoe UI Emoji"/>
            <w:lang w:val="en-US"/>
          </w:rPr>
          <w:t>minuten</w:t>
        </w:r>
        <w:proofErr w:type="spellEnd"/>
        <w:r w:rsidR="00365E95">
          <w:rPr>
            <w:rFonts w:ascii="Segoe UI Emoji" w:hAnsi="Segoe UI Emoji" w:cs="Segoe UI Emoji"/>
            <w:lang w:val="en-US"/>
          </w:rPr>
          <w:t xml:space="preserve"> </w:t>
        </w:r>
        <w:proofErr w:type="spellStart"/>
        <w:r w:rsidR="00365E95">
          <w:rPr>
            <w:rFonts w:ascii="Segoe UI Emoji" w:hAnsi="Segoe UI Emoji" w:cs="Segoe UI Emoji"/>
            <w:lang w:val="en-US"/>
          </w:rPr>
          <w:t>opvolgen</w:t>
        </w:r>
        <w:proofErr w:type="spellEnd"/>
      </w:ins>
    </w:p>
    <w:p w14:paraId="17C740CB" w14:textId="1CEB1EDE" w:rsidR="006A6984" w:rsidRDefault="006A6984" w:rsidP="006A6984">
      <w:pPr>
        <w:pStyle w:val="ListParagraph"/>
        <w:numPr>
          <w:ilvl w:val="0"/>
          <w:numId w:val="1"/>
        </w:numPr>
        <w:rPr>
          <w:ins w:id="83" w:author="Rinse Cramer" w:date="2025-12-12T16:02:00Z" w16du:dateUtc="2025-12-12T15:02:00Z"/>
        </w:rPr>
      </w:pPr>
      <w:ins w:id="84" w:author="Rinse Cramer" w:date="2025-12-12T15:57:00Z" w16du:dateUtc="2025-12-12T14:57:00Z">
        <w:r>
          <w:t xml:space="preserve">1. Ik heb </w:t>
        </w:r>
      </w:ins>
      <w:ins w:id="85" w:author="Rinse Cramer" w:date="2025-12-12T15:58:00Z" w16du:dateUtc="2025-12-12T14:58:00Z">
        <w:r w:rsidR="00365E95">
          <w:t>het werk verlaten</w:t>
        </w:r>
      </w:ins>
    </w:p>
    <w:p w14:paraId="7BCF0BCE" w14:textId="3204D67C" w:rsidR="001D5261" w:rsidRDefault="001D5261" w:rsidP="001D5261">
      <w:pPr>
        <w:pStyle w:val="Heading1"/>
        <w:rPr>
          <w:ins w:id="86" w:author="Rinse Cramer" w:date="2025-12-12T16:02:00Z" w16du:dateUtc="2025-12-12T15:02:00Z"/>
          <w:rFonts w:ascii="Segoe UI Emoji" w:hAnsi="Segoe UI Emoji" w:cs="Segoe UI Emoji"/>
        </w:rPr>
      </w:pPr>
      <w:ins w:id="87" w:author="Rinse Cramer" w:date="2025-12-12T16:02:00Z" w16du:dateUtc="2025-12-12T15:02:00Z">
        <w:r>
          <w:rPr>
            <w:rFonts w:ascii="Segoe UI Emoji" w:hAnsi="Segoe UI Emoji" w:cs="Segoe UI Emoji"/>
          </w:rPr>
          <w:t xml:space="preserve">⏱️ </w:t>
        </w:r>
      </w:ins>
      <w:ins w:id="88" w:author="Rinse Cramer" w:date="2025-12-13T10:26:00Z" w16du:dateUtc="2025-12-13T09:26:00Z">
        <w:r w:rsidR="00C3105A">
          <w:rPr>
            <w:rFonts w:ascii="Segoe UI Emoji" w:hAnsi="Segoe UI Emoji" w:cs="Segoe UI Emoji"/>
          </w:rPr>
          <w:t>11</w:t>
        </w:r>
      </w:ins>
      <w:ins w:id="89" w:author="Rinse Cramer" w:date="2025-12-12T16:02:00Z" w16du:dateUtc="2025-12-12T15:02:00Z">
        <w:r>
          <w:rPr>
            <w:rFonts w:ascii="Segoe UI Emoji" w:hAnsi="Segoe UI Emoji" w:cs="Segoe UI Emoji"/>
          </w:rPr>
          <w:t xml:space="preserve">. </w:t>
        </w:r>
      </w:ins>
      <w:ins w:id="90" w:author="Rinse Cramer" w:date="2025-12-12T16:02:00Z">
        <w:r w:rsidR="00C82DFF" w:rsidRPr="00C82DFF">
          <w:rPr>
            <w:rFonts w:ascii="Segoe UI Emoji" w:hAnsi="Segoe UI Emoji" w:cs="Segoe UI Emoji"/>
          </w:rPr>
          <w:t>Pauze &gt; Opnieuw instellen &gt; Terug naar volledige weergave</w:t>
        </w:r>
      </w:ins>
    </w:p>
    <w:p w14:paraId="6CF6C7E1" w14:textId="3793FA2C" w:rsidR="001D5261" w:rsidRDefault="001D5261" w:rsidP="00DE1EF7">
      <w:pPr>
        <w:pStyle w:val="ListParagraph"/>
        <w:numPr>
          <w:ilvl w:val="0"/>
          <w:numId w:val="1"/>
        </w:numPr>
        <w:rPr>
          <w:ins w:id="91" w:author="Rinse Cramer" w:date="2025-12-12T16:03:00Z" w16du:dateUtc="2025-12-12T15:03:00Z"/>
        </w:rPr>
      </w:pPr>
      <w:ins w:id="92" w:author="Rinse Cramer" w:date="2025-12-12T16:02:00Z" w16du:dateUtc="2025-12-12T15:02:00Z">
        <w:r>
          <w:t xml:space="preserve">1. Ik heb </w:t>
        </w:r>
        <w:r w:rsidR="00DE1EF7">
          <w:t xml:space="preserve">voor iedere ETC </w:t>
        </w:r>
        <w:r>
          <w:t xml:space="preserve">een </w:t>
        </w:r>
        <w:r w:rsidR="00C82DFF">
          <w:t>opnieuw ingestelde</w:t>
        </w:r>
        <w:r>
          <w:t xml:space="preserve"> </w:t>
        </w:r>
        <w:r w:rsidR="00DE1EF7">
          <w:t>timer</w:t>
        </w:r>
      </w:ins>
    </w:p>
    <w:p w14:paraId="049D83DC" w14:textId="5449E4E0" w:rsidR="003D5E58" w:rsidRDefault="003D5E58" w:rsidP="003D5E58">
      <w:pPr>
        <w:pStyle w:val="Heading1"/>
        <w:rPr>
          <w:ins w:id="93" w:author="Rinse Cramer" w:date="2025-12-12T16:03:00Z" w16du:dateUtc="2025-12-12T15:03:00Z"/>
          <w:rFonts w:ascii="Segoe UI Emoji" w:hAnsi="Segoe UI Emoji" w:cs="Segoe UI Emoji"/>
        </w:rPr>
      </w:pPr>
      <w:ins w:id="94" w:author="Rinse Cramer" w:date="2025-12-12T16:03:00Z" w16du:dateUtc="2025-12-12T15:03:00Z">
        <w:r>
          <w:rPr>
            <w:rFonts w:ascii="Segoe UI Emoji" w:hAnsi="Segoe UI Emoji" w:cs="Segoe UI Emoji"/>
          </w:rPr>
          <w:t xml:space="preserve">⏱️ </w:t>
        </w:r>
      </w:ins>
      <w:ins w:id="95" w:author="Rinse Cramer" w:date="2025-12-13T10:26:00Z" w16du:dateUtc="2025-12-13T09:26:00Z">
        <w:r w:rsidR="00C3105A">
          <w:rPr>
            <w:rFonts w:ascii="Segoe UI Emoji" w:hAnsi="Segoe UI Emoji" w:cs="Segoe UI Emoji"/>
          </w:rPr>
          <w:t>12</w:t>
        </w:r>
      </w:ins>
      <w:ins w:id="96" w:author="Rinse Cramer" w:date="2025-12-12T16:03:00Z" w16du:dateUtc="2025-12-12T15:03:00Z">
        <w:r>
          <w:rPr>
            <w:rFonts w:ascii="Segoe UI Emoji" w:hAnsi="Segoe UI Emoji" w:cs="Segoe UI Emoji"/>
          </w:rPr>
          <w:t xml:space="preserve">. </w:t>
        </w:r>
        <w:r w:rsidR="00DC1938">
          <w:rPr>
            <w:rFonts w:ascii="Segoe UI Emoji" w:hAnsi="Segoe UI Emoji" w:cs="Segoe UI Emoji"/>
          </w:rPr>
          <w:t>Klok minimaliseren</w:t>
        </w:r>
      </w:ins>
    </w:p>
    <w:p w14:paraId="29D82F11" w14:textId="20E82151" w:rsidR="003D5E58" w:rsidRDefault="003D5E58" w:rsidP="003D5E58">
      <w:pPr>
        <w:pStyle w:val="ListParagraph"/>
        <w:numPr>
          <w:ilvl w:val="0"/>
          <w:numId w:val="1"/>
        </w:numPr>
        <w:rPr>
          <w:ins w:id="97" w:author="Rinse Cramer" w:date="2025-12-12T16:03:00Z" w16du:dateUtc="2025-12-12T15:03:00Z"/>
        </w:rPr>
      </w:pPr>
      <w:ins w:id="98" w:author="Rinse Cramer" w:date="2025-12-12T16:03:00Z" w16du:dateUtc="2025-12-12T15:03:00Z">
        <w:r>
          <w:t xml:space="preserve">1. Ik heb een </w:t>
        </w:r>
        <w:r w:rsidR="00DC1938">
          <w:t>geminimaliseerde klok</w:t>
        </w:r>
      </w:ins>
    </w:p>
    <w:p w14:paraId="6ACA0733" w14:textId="6C126B45" w:rsidR="00655A08" w:rsidRDefault="00655A08" w:rsidP="00655A08">
      <w:pPr>
        <w:pStyle w:val="Heading1"/>
        <w:rPr>
          <w:ins w:id="99" w:author="Rinse Cramer" w:date="2025-12-12T16:05:00Z" w16du:dateUtc="2025-12-12T15:05:00Z"/>
          <w:rFonts w:ascii="Segoe UI Emoji" w:hAnsi="Segoe UI Emoji" w:cs="Segoe UI Emoji"/>
        </w:rPr>
      </w:pPr>
      <w:ins w:id="100" w:author="Rinse Cramer" w:date="2025-12-12T16:05:00Z" w16du:dateUtc="2025-12-12T15:05:00Z">
        <w:r>
          <w:rPr>
            <w:rFonts w:ascii="Segoe UI Emoji" w:hAnsi="Segoe UI Emoji" w:cs="Segoe UI Emoji"/>
          </w:rPr>
          <w:t xml:space="preserve">⏱️ </w:t>
        </w:r>
      </w:ins>
      <w:ins w:id="101" w:author="Rinse Cramer" w:date="2025-12-13T10:26:00Z" w16du:dateUtc="2025-12-13T09:26:00Z">
        <w:r w:rsidR="00C3105A">
          <w:rPr>
            <w:rFonts w:ascii="Segoe UI Emoji" w:hAnsi="Segoe UI Emoji" w:cs="Segoe UI Emoji"/>
          </w:rPr>
          <w:t>13</w:t>
        </w:r>
      </w:ins>
      <w:ins w:id="102" w:author="Rinse Cramer" w:date="2025-12-12T16:05:00Z" w16du:dateUtc="2025-12-12T15:05:00Z">
        <w:r>
          <w:rPr>
            <w:rFonts w:ascii="Segoe UI Emoji" w:hAnsi="Segoe UI Emoji" w:cs="Segoe UI Emoji"/>
          </w:rPr>
          <w:t xml:space="preserve">. </w:t>
        </w:r>
        <w:r w:rsidR="005C3846">
          <w:rPr>
            <w:rFonts w:ascii="Segoe UI Emoji" w:hAnsi="Segoe UI Emoji" w:cs="Segoe UI Emoji"/>
          </w:rPr>
          <w:t>Naar volgende flowchartpagina navigeren</w:t>
        </w:r>
      </w:ins>
    </w:p>
    <w:p w14:paraId="6383180D" w14:textId="41CCDF19" w:rsidR="00655A08" w:rsidRDefault="00655A08" w:rsidP="00655A08">
      <w:pPr>
        <w:pStyle w:val="ListParagraph"/>
        <w:numPr>
          <w:ilvl w:val="0"/>
          <w:numId w:val="1"/>
        </w:numPr>
        <w:rPr>
          <w:ins w:id="103" w:author="Rinse Cramer" w:date="2025-12-12T16:05:00Z" w16du:dateUtc="2025-12-12T15:05:00Z"/>
        </w:rPr>
      </w:pPr>
      <w:ins w:id="104" w:author="Rinse Cramer" w:date="2025-12-12T16:05:00Z" w16du:dateUtc="2025-12-12T15:05:00Z">
        <w:r>
          <w:t xml:space="preserve">1. Ik heb </w:t>
        </w:r>
        <w:r w:rsidR="008929BA">
          <w:t xml:space="preserve">de flowchartpagina van review aanpak </w:t>
        </w:r>
      </w:ins>
      <w:ins w:id="105" w:author="Rinse Cramer" w:date="2025-12-12T16:06:00Z" w16du:dateUtc="2025-12-12T15:06:00Z">
        <w:r w:rsidR="001E2B8B">
          <w:t>voor me liggen</w:t>
        </w:r>
      </w:ins>
    </w:p>
    <w:p w14:paraId="374719F9" w14:textId="77777777" w:rsidR="003D5E58" w:rsidRDefault="003D5E58">
      <w:pPr>
        <w:rPr>
          <w:ins w:id="106" w:author="Rinse Cramer" w:date="2025-12-12T15:57:00Z" w16du:dateUtc="2025-12-12T14:57:00Z"/>
        </w:rPr>
        <w:pPrChange w:id="107" w:author="Rinse Cramer" w:date="2025-12-12T16:03:00Z" w16du:dateUtc="2025-12-12T15:03:00Z">
          <w:pPr>
            <w:pStyle w:val="ListParagraph"/>
            <w:numPr>
              <w:numId w:val="1"/>
            </w:numPr>
            <w:ind w:hanging="360"/>
          </w:pPr>
        </w:pPrChange>
      </w:pPr>
    </w:p>
    <w:p w14:paraId="4A0407BC" w14:textId="77777777" w:rsidR="00FF7882" w:rsidRDefault="00FF7882">
      <w:pPr>
        <w:rPr>
          <w:ins w:id="108" w:author="Rinse Cramer" w:date="2025-12-12T15:47:00Z" w16du:dateUtc="2025-12-12T14:47:00Z"/>
        </w:rPr>
        <w:pPrChange w:id="109" w:author="Rinse Cramer" w:date="2025-12-12T15:51:00Z" w16du:dateUtc="2025-12-12T14:51:00Z">
          <w:pPr>
            <w:pStyle w:val="ListParagraph"/>
            <w:numPr>
              <w:numId w:val="1"/>
            </w:numPr>
            <w:ind w:hanging="360"/>
          </w:pPr>
        </w:pPrChange>
      </w:pPr>
    </w:p>
    <w:p w14:paraId="7E1891ED" w14:textId="77777777" w:rsidR="00B4726C" w:rsidRDefault="00B4726C">
      <w:pPr>
        <w:rPr>
          <w:ins w:id="110" w:author="Rinse Cramer" w:date="2025-12-12T15:43:00Z" w16du:dateUtc="2025-12-12T14:43:00Z"/>
        </w:rPr>
        <w:pPrChange w:id="111" w:author="Rinse Cramer" w:date="2025-12-12T15:45:00Z" w16du:dateUtc="2025-12-12T14:45:00Z">
          <w:pPr>
            <w:pStyle w:val="ListParagraph"/>
            <w:numPr>
              <w:numId w:val="1"/>
            </w:numPr>
            <w:ind w:hanging="360"/>
          </w:pPr>
        </w:pPrChange>
      </w:pPr>
    </w:p>
    <w:p w14:paraId="73DA2F1A" w14:textId="77777777" w:rsidR="00915E39" w:rsidRDefault="00915E39">
      <w:pPr>
        <w:rPr>
          <w:ins w:id="112" w:author="Rinse Cramer" w:date="2025-12-12T15:43:00Z" w16du:dateUtc="2025-12-12T14:43:00Z"/>
        </w:rPr>
        <w:pPrChange w:id="113" w:author="Rinse Cramer" w:date="2025-12-12T15:43:00Z" w16du:dateUtc="2025-12-12T14:43:00Z">
          <w:pPr>
            <w:pStyle w:val="ListParagraph"/>
            <w:numPr>
              <w:numId w:val="1"/>
            </w:numPr>
            <w:ind w:hanging="360"/>
          </w:pPr>
        </w:pPrChange>
      </w:pPr>
    </w:p>
    <w:p w14:paraId="045EDABF" w14:textId="77777777" w:rsidR="004A7A3D" w:rsidRDefault="004A7A3D">
      <w:pPr>
        <w:rPr>
          <w:ins w:id="114" w:author="Rinse Cramer" w:date="2025-12-12T15:31:00Z" w16du:dateUtc="2025-12-12T14:31:00Z"/>
        </w:rPr>
        <w:pPrChange w:id="115" w:author="Rinse Cramer" w:date="2025-12-12T15:33:00Z" w16du:dateUtc="2025-12-12T14:33:00Z">
          <w:pPr>
            <w:pStyle w:val="ListParagraph"/>
            <w:numPr>
              <w:numId w:val="1"/>
            </w:numPr>
            <w:ind w:hanging="360"/>
          </w:pPr>
        </w:pPrChange>
      </w:pPr>
    </w:p>
    <w:p w14:paraId="08AB1936" w14:textId="77777777" w:rsidR="00D36E31" w:rsidRDefault="00D36E31">
      <w:pPr>
        <w:rPr>
          <w:ins w:id="116" w:author="Rinse Cramer" w:date="2025-12-12T15:28:00Z" w16du:dateUtc="2025-12-12T14:28:00Z"/>
        </w:rPr>
        <w:pPrChange w:id="117" w:author="Rinse Cramer" w:date="2025-12-12T15:30:00Z" w16du:dateUtc="2025-12-12T14:30:00Z">
          <w:pPr>
            <w:pStyle w:val="ListParagraph"/>
            <w:numPr>
              <w:numId w:val="1"/>
            </w:numPr>
            <w:ind w:hanging="360"/>
          </w:pPr>
        </w:pPrChange>
      </w:pPr>
    </w:p>
    <w:p w14:paraId="5B2E7613" w14:textId="77777777" w:rsidR="006A289F" w:rsidRDefault="006A289F">
      <w:pPr>
        <w:rPr>
          <w:ins w:id="118" w:author="Rinse Cramer" w:date="2025-12-12T15:27:00Z" w16du:dateUtc="2025-12-12T14:27:00Z"/>
        </w:rPr>
        <w:pPrChange w:id="119" w:author="Rinse Cramer" w:date="2025-12-12T15:28:00Z" w16du:dateUtc="2025-12-12T14:28:00Z">
          <w:pPr>
            <w:pStyle w:val="ListParagraph"/>
            <w:numPr>
              <w:numId w:val="1"/>
            </w:numPr>
            <w:ind w:hanging="360"/>
          </w:pPr>
        </w:pPrChange>
      </w:pPr>
    </w:p>
    <w:p w14:paraId="56434356" w14:textId="77777777" w:rsidR="005C198D" w:rsidRDefault="005C198D">
      <w:pPr>
        <w:pStyle w:val="ListParagraph"/>
        <w:rPr>
          <w:ins w:id="120" w:author="Rinse Cramer" w:date="2025-12-12T15:25:00Z" w16du:dateUtc="2025-12-12T14:25:00Z"/>
        </w:rPr>
        <w:pPrChange w:id="121" w:author="Rinse Cramer" w:date="2025-12-12T15:27:00Z" w16du:dateUtc="2025-12-12T14:27:00Z">
          <w:pPr>
            <w:pStyle w:val="ListParagraph"/>
            <w:numPr>
              <w:numId w:val="1"/>
            </w:numPr>
            <w:ind w:hanging="360"/>
          </w:pPr>
        </w:pPrChange>
      </w:pPr>
    </w:p>
    <w:p w14:paraId="1541CE6A" w14:textId="77777777" w:rsidR="00D70264" w:rsidRDefault="00D70264">
      <w:pPr>
        <w:rPr>
          <w:ins w:id="122" w:author="Rinse Cramer" w:date="2025-12-12T15:24:00Z" w16du:dateUtc="2025-12-12T14:24:00Z"/>
        </w:rPr>
        <w:pPrChange w:id="123" w:author="Rinse Cramer" w:date="2025-12-12T15:25:00Z" w16du:dateUtc="2025-12-12T14:25:00Z">
          <w:pPr>
            <w:pStyle w:val="ListParagraph"/>
            <w:numPr>
              <w:numId w:val="1"/>
            </w:numPr>
            <w:ind w:hanging="360"/>
          </w:pPr>
        </w:pPrChange>
      </w:pPr>
    </w:p>
    <w:p w14:paraId="1BC5AA1A" w14:textId="77777777" w:rsidR="00A0576B" w:rsidRDefault="00A0576B">
      <w:pPr>
        <w:rPr>
          <w:ins w:id="124" w:author="Rinse Cramer" w:date="2025-12-12T15:06:00Z" w16du:dateUtc="2025-12-12T14:06:00Z"/>
        </w:rPr>
        <w:pPrChange w:id="125" w:author="Rinse Cramer" w:date="2025-12-12T15:24:00Z" w16du:dateUtc="2025-12-12T14:24:00Z">
          <w:pPr>
            <w:pStyle w:val="ListParagraph"/>
            <w:numPr>
              <w:numId w:val="1"/>
            </w:numPr>
            <w:ind w:hanging="360"/>
          </w:pPr>
        </w:pPrChange>
      </w:pPr>
    </w:p>
    <w:p w14:paraId="6ABA021A" w14:textId="76877B5E" w:rsidR="00B6102D" w:rsidRPr="00574DB8" w:rsidRDefault="00B6102D">
      <w:pPr>
        <w:rPr>
          <w:ins w:id="126" w:author="Rinse Cramer" w:date="2025-12-13T10:48:00Z" w16du:dateUtc="2025-12-13T09:48:00Z"/>
          <w:rPrChange w:id="127" w:author="Rinse Cramer" w:date="2025-12-13T10:48:00Z" w16du:dateUtc="2025-12-13T09:48:00Z">
            <w:rPr>
              <w:ins w:id="128" w:author="Rinse Cramer" w:date="2025-12-13T10:48:00Z" w16du:dateUtc="2025-12-13T09:48:00Z"/>
              <w:rFonts w:ascii="Segoe UI Emoji" w:eastAsiaTheme="majorEastAsia" w:hAnsi="Segoe UI Emoji" w:cs="Segoe UI Emoji"/>
              <w:color w:val="0F4761" w:themeColor="accent1" w:themeShade="BF"/>
              <w:sz w:val="40"/>
              <w:szCs w:val="40"/>
            </w:rPr>
          </w:rPrChange>
        </w:rPr>
      </w:pPr>
      <w:ins w:id="129" w:author="Rinse Cramer" w:date="2025-12-13T10:48:00Z" w16du:dateUtc="2025-12-13T09:48:00Z">
        <w:r>
          <w:rPr>
            <w:rFonts w:ascii="Segoe UI Emoji" w:hAnsi="Segoe UI Emoji" w:cs="Segoe UI Emoji"/>
          </w:rPr>
          <w:br w:type="page"/>
        </w:r>
      </w:ins>
    </w:p>
    <w:p w14:paraId="54BFD6BD" w14:textId="29883DDD" w:rsidR="00A712BD" w:rsidRDefault="00706781" w:rsidP="00180F1A">
      <w:pPr>
        <w:pStyle w:val="Heading1"/>
        <w:rPr>
          <w:ins w:id="130" w:author="Rinse Cramer" w:date="2025-12-13T10:46:00Z" w16du:dateUtc="2025-12-13T09:46:00Z"/>
        </w:rPr>
      </w:pPr>
      <w:ins w:id="131" w:author="Rinse Cramer" w:date="2025-12-13T10:46:00Z" w16du:dateUtc="2025-12-13T09:46:00Z">
        <w:r>
          <w:rPr>
            <w:rFonts w:ascii="Segoe UI Emoji" w:hAnsi="Segoe UI Emoji" w:cs="Segoe UI Emoji"/>
          </w:rPr>
          <w:lastRenderedPageBreak/>
          <w:t>🫱</w:t>
        </w:r>
        <w:r>
          <w:rPr>
            <mc:AlternateContent>
              <mc:Choice Requires="w16se"/>
              <mc:Fallback>
                <w:rFonts w:ascii="Segoe UI Emoji" w:eastAsia="Segoe UI Emoji" w:hAnsi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>
          <w:rPr>
            <w:rFonts w:ascii="Segoe UI Emoji" w:hAnsi="Segoe UI Emoji" w:cs="Segoe UI Emoji"/>
          </w:rPr>
          <w:t>‍🫲</w:t>
        </w:r>
        <w:r>
          <w:rPr>
            <mc:AlternateContent>
              <mc:Choice Requires="w16se"/>
              <mc:Fallback>
                <w:rFonts w:ascii="Segoe UI Emoji" w:eastAsia="Segoe UI Emoji" w:hAnsi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>
          <w:t xml:space="preserve"> 1. </w:t>
        </w:r>
        <w:proofErr w:type="spellStart"/>
        <w:r w:rsidR="00A52D11">
          <w:t>Jira</w:t>
        </w:r>
        <w:proofErr w:type="spellEnd"/>
        <w:r w:rsidR="00A52D11">
          <w:t>-uitvoerder is medewerker</w:t>
        </w:r>
      </w:ins>
    </w:p>
    <w:p w14:paraId="46479657" w14:textId="4CD5B240" w:rsidR="00A52D11" w:rsidRDefault="00A52D11" w:rsidP="00A52D11">
      <w:pPr>
        <w:pStyle w:val="ListParagraph"/>
        <w:numPr>
          <w:ilvl w:val="0"/>
          <w:numId w:val="1"/>
        </w:numPr>
        <w:rPr>
          <w:ins w:id="132" w:author="Rinse Cramer" w:date="2025-12-13T10:48:00Z" w16du:dateUtc="2025-12-13T09:48:00Z"/>
        </w:rPr>
      </w:pPr>
      <w:ins w:id="133" w:author="Rinse Cramer" w:date="2025-12-13T10:46:00Z" w16du:dateUtc="2025-12-13T09:46:00Z">
        <w:r>
          <w:t xml:space="preserve">1. Meldplicht </w:t>
        </w:r>
        <w:proofErr w:type="gramStart"/>
        <w:r>
          <w:t>indien</w:t>
        </w:r>
        <w:proofErr w:type="gramEnd"/>
        <w:r>
          <w:t xml:space="preserve"> </w:t>
        </w:r>
        <w:proofErr w:type="spellStart"/>
        <w:r>
          <w:t>J</w:t>
        </w:r>
      </w:ins>
      <w:ins w:id="134" w:author="Rinse Cramer" w:date="2025-12-13T10:47:00Z" w16du:dateUtc="2025-12-13T09:47:00Z">
        <w:r>
          <w:t>ira</w:t>
        </w:r>
        <w:proofErr w:type="spellEnd"/>
        <w:r>
          <w:t>-uitvoerder NIET medewerker is</w:t>
        </w:r>
      </w:ins>
    </w:p>
    <w:p w14:paraId="3CFA1009" w14:textId="47CDB2AA" w:rsidR="00950EC3" w:rsidRPr="00542B9A" w:rsidRDefault="00950EC3" w:rsidP="00950EC3">
      <w:pPr>
        <w:pStyle w:val="Heading1"/>
        <w:rPr>
          <w:ins w:id="135" w:author="Rinse Cramer" w:date="2025-12-13T10:48:00Z" w16du:dateUtc="2025-12-13T09:48:00Z"/>
          <w:lang w:val="en-US"/>
          <w:rPrChange w:id="136" w:author="Rinse Cramer" w:date="2025-12-13T10:49:00Z" w16du:dateUtc="2025-12-13T09:49:00Z">
            <w:rPr>
              <w:ins w:id="137" w:author="Rinse Cramer" w:date="2025-12-13T10:48:00Z" w16du:dateUtc="2025-12-13T09:48:00Z"/>
            </w:rPr>
          </w:rPrChange>
        </w:rPr>
      </w:pPr>
      <w:ins w:id="138" w:author="Rinse Cramer" w:date="2025-12-13T10:48:00Z" w16du:dateUtc="2025-12-13T09:48:00Z">
        <w:r>
          <w:rPr>
            <w:rFonts w:ascii="Segoe UI Emoji" w:hAnsi="Segoe UI Emoji" w:cs="Segoe UI Emoji"/>
          </w:rPr>
          <w:t>🫱</w:t>
        </w:r>
        <w:r>
          <w:rPr>
            <mc:AlternateContent>
              <mc:Choice Requires="w16se"/>
              <mc:Fallback>
                <w:rFonts w:ascii="Segoe UI Emoji" w:eastAsia="Segoe UI Emoji" w:hAnsi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542B9A">
          <w:rPr>
            <w:rFonts w:ascii="Segoe UI Emoji" w:hAnsi="Segoe UI Emoji" w:cs="Segoe UI Emoji"/>
            <w:lang w:val="en-US"/>
            <w:rPrChange w:id="139" w:author="Rinse Cramer" w:date="2025-12-13T10:49:00Z" w16du:dateUtc="2025-12-13T09:49:00Z">
              <w:rPr>
                <w:rFonts w:ascii="Segoe UI Emoji" w:hAnsi="Segoe UI Emoji" w:cs="Segoe UI Emoji"/>
              </w:rPr>
            </w:rPrChange>
          </w:rPr>
          <w:t>‍</w:t>
        </w:r>
        <w:r>
          <w:rPr>
            <w:rFonts w:ascii="Segoe UI Emoji" w:hAnsi="Segoe UI Emoji" w:cs="Segoe UI Emoji"/>
          </w:rPr>
          <w:t>🫲</w:t>
        </w:r>
        <w:r>
          <w:rPr>
            <mc:AlternateContent>
              <mc:Choice Requires="w16se"/>
              <mc:Fallback>
                <w:rFonts w:ascii="Segoe UI Emoji" w:eastAsia="Segoe UI Emoji" w:hAnsi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542B9A">
          <w:rPr>
            <w:lang w:val="en-US"/>
            <w:rPrChange w:id="140" w:author="Rinse Cramer" w:date="2025-12-13T10:49:00Z" w16du:dateUtc="2025-12-13T09:49:00Z">
              <w:rPr/>
            </w:rPrChange>
          </w:rPr>
          <w:t xml:space="preserve"> </w:t>
        </w:r>
      </w:ins>
      <w:ins w:id="141" w:author="Rinse Cramer" w:date="2025-12-13T10:49:00Z" w16du:dateUtc="2025-12-13T09:49:00Z">
        <w:r w:rsidR="00B77A39" w:rsidRPr="00542B9A">
          <w:rPr>
            <w:lang w:val="en-US"/>
            <w:rPrChange w:id="142" w:author="Rinse Cramer" w:date="2025-12-13T10:49:00Z" w16du:dateUtc="2025-12-13T09:49:00Z">
              <w:rPr/>
            </w:rPrChange>
          </w:rPr>
          <w:t>2</w:t>
        </w:r>
      </w:ins>
      <w:ins w:id="143" w:author="Rinse Cramer" w:date="2025-12-13T10:48:00Z" w16du:dateUtc="2025-12-13T09:48:00Z">
        <w:r w:rsidRPr="00542B9A">
          <w:rPr>
            <w:lang w:val="en-US"/>
            <w:rPrChange w:id="144" w:author="Rinse Cramer" w:date="2025-12-13T10:49:00Z" w16du:dateUtc="2025-12-13T09:49:00Z">
              <w:rPr/>
            </w:rPrChange>
          </w:rPr>
          <w:t>. Jira-</w:t>
        </w:r>
      </w:ins>
      <w:ins w:id="145" w:author="Rinse Cramer" w:date="2025-12-13T10:49:00Z" w16du:dateUtc="2025-12-13T09:49:00Z">
        <w:r w:rsidR="00D5465E" w:rsidRPr="00542B9A">
          <w:rPr>
            <w:lang w:val="en-US"/>
            <w:rPrChange w:id="146" w:author="Rinse Cramer" w:date="2025-12-13T10:49:00Z" w16du:dateUtc="2025-12-13T09:49:00Z">
              <w:rPr/>
            </w:rPrChange>
          </w:rPr>
          <w:t>status</w:t>
        </w:r>
      </w:ins>
      <w:ins w:id="147" w:author="Rinse Cramer" w:date="2025-12-13T10:48:00Z" w16du:dateUtc="2025-12-13T09:48:00Z">
        <w:r w:rsidRPr="00542B9A">
          <w:rPr>
            <w:lang w:val="en-US"/>
            <w:rPrChange w:id="148" w:author="Rinse Cramer" w:date="2025-12-13T10:49:00Z" w16du:dateUtc="2025-12-13T09:49:00Z">
              <w:rPr/>
            </w:rPrChange>
          </w:rPr>
          <w:t xml:space="preserve"> is </w:t>
        </w:r>
      </w:ins>
      <w:ins w:id="149" w:author="Rinse Cramer" w:date="2025-12-13T10:49:00Z" w16du:dateUtc="2025-12-13T09:49:00Z">
        <w:r w:rsidR="00542B9A" w:rsidRPr="00542B9A">
          <w:rPr>
            <w:lang w:val="en-US"/>
            <w:rPrChange w:id="150" w:author="Rinse Cramer" w:date="2025-12-13T10:49:00Z" w16du:dateUtc="2025-12-13T09:49:00Z">
              <w:rPr/>
            </w:rPrChange>
          </w:rPr>
          <w:t>I</w:t>
        </w:r>
        <w:r w:rsidR="00542B9A">
          <w:rPr>
            <w:lang w:val="en-US"/>
          </w:rPr>
          <w:t>ntake</w:t>
        </w:r>
      </w:ins>
    </w:p>
    <w:p w14:paraId="6045F505" w14:textId="153D809C" w:rsidR="00950EC3" w:rsidRPr="00A52D11" w:rsidRDefault="00950EC3" w:rsidP="00950EC3">
      <w:pPr>
        <w:pStyle w:val="ListParagraph"/>
        <w:numPr>
          <w:ilvl w:val="0"/>
          <w:numId w:val="1"/>
        </w:numPr>
        <w:rPr>
          <w:ins w:id="151" w:author="Rinse Cramer" w:date="2025-12-13T10:48:00Z" w16du:dateUtc="2025-12-13T09:48:00Z"/>
        </w:rPr>
      </w:pPr>
      <w:ins w:id="152" w:author="Rinse Cramer" w:date="2025-12-13T10:48:00Z" w16du:dateUtc="2025-12-13T09:48:00Z">
        <w:r>
          <w:t xml:space="preserve">1. Meldplicht </w:t>
        </w:r>
        <w:proofErr w:type="gramStart"/>
        <w:r>
          <w:t>indien</w:t>
        </w:r>
        <w:proofErr w:type="gramEnd"/>
        <w:r>
          <w:t xml:space="preserve"> </w:t>
        </w:r>
        <w:proofErr w:type="spellStart"/>
        <w:r>
          <w:t>Jira</w:t>
        </w:r>
        <w:proofErr w:type="spellEnd"/>
        <w:r>
          <w:t>-</w:t>
        </w:r>
      </w:ins>
      <w:ins w:id="153" w:author="Rinse Cramer" w:date="2025-12-13T10:49:00Z" w16du:dateUtc="2025-12-13T09:49:00Z">
        <w:r w:rsidR="00542B9A">
          <w:t>status</w:t>
        </w:r>
      </w:ins>
      <w:ins w:id="154" w:author="Rinse Cramer" w:date="2025-12-13T10:48:00Z" w16du:dateUtc="2025-12-13T09:48:00Z">
        <w:r>
          <w:t xml:space="preserve"> NIET </w:t>
        </w:r>
      </w:ins>
      <w:ins w:id="155" w:author="Rinse Cramer" w:date="2025-12-13T10:49:00Z" w16du:dateUtc="2025-12-13T09:49:00Z">
        <w:r w:rsidR="00542B9A">
          <w:t>Intake</w:t>
        </w:r>
      </w:ins>
      <w:ins w:id="156" w:author="Rinse Cramer" w:date="2025-12-13T10:48:00Z" w16du:dateUtc="2025-12-13T09:48:00Z">
        <w:r>
          <w:t xml:space="preserve"> is</w:t>
        </w:r>
      </w:ins>
    </w:p>
    <w:p w14:paraId="219A14D1" w14:textId="7D1DA471" w:rsidR="00B77A39" w:rsidRPr="00542B9A" w:rsidRDefault="00B77A39" w:rsidP="00B77A39">
      <w:pPr>
        <w:pStyle w:val="Heading1"/>
        <w:rPr>
          <w:ins w:id="157" w:author="Rinse Cramer" w:date="2025-12-13T10:48:00Z" w16du:dateUtc="2025-12-13T09:48:00Z"/>
        </w:rPr>
      </w:pPr>
      <w:ins w:id="158" w:author="Rinse Cramer" w:date="2025-12-13T10:48:00Z" w16du:dateUtc="2025-12-13T09:48:00Z">
        <w:r>
          <w:rPr>
            <w:rFonts w:ascii="Segoe UI Emoji" w:hAnsi="Segoe UI Emoji" w:cs="Segoe UI Emoji"/>
          </w:rPr>
          <w:t>🫱</w:t>
        </w:r>
        <w:r>
          <w:rPr>
            <mc:AlternateContent>
              <mc:Choice Requires="w16se"/>
              <mc:Fallback>
                <w:rFonts w:ascii="Segoe UI Emoji" w:eastAsia="Segoe UI Emoji" w:hAnsi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542B9A">
          <w:rPr>
            <w:rFonts w:ascii="Segoe UI Emoji" w:hAnsi="Segoe UI Emoji" w:cs="Segoe UI Emoji"/>
          </w:rPr>
          <w:t>‍</w:t>
        </w:r>
        <w:r>
          <w:rPr>
            <w:rFonts w:ascii="Segoe UI Emoji" w:hAnsi="Segoe UI Emoji" w:cs="Segoe UI Emoji"/>
          </w:rPr>
          <w:t>🫲</w:t>
        </w:r>
        <w:r>
          <w:rPr>
            <mc:AlternateContent>
              <mc:Choice Requires="w16se"/>
              <mc:Fallback>
                <w:rFonts w:ascii="Segoe UI Emoji" w:eastAsia="Segoe UI Emoji" w:hAnsi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542B9A">
          <w:t xml:space="preserve"> </w:t>
        </w:r>
      </w:ins>
      <w:ins w:id="159" w:author="Rinse Cramer" w:date="2025-12-13T10:49:00Z" w16du:dateUtc="2025-12-13T09:49:00Z">
        <w:r w:rsidRPr="00542B9A">
          <w:t>3</w:t>
        </w:r>
      </w:ins>
      <w:ins w:id="160" w:author="Rinse Cramer" w:date="2025-12-13T10:48:00Z" w16du:dateUtc="2025-12-13T09:48:00Z">
        <w:r w:rsidRPr="00542B9A">
          <w:t xml:space="preserve">. </w:t>
        </w:r>
        <w:proofErr w:type="spellStart"/>
        <w:r w:rsidRPr="00542B9A">
          <w:t>Jira</w:t>
        </w:r>
        <w:proofErr w:type="spellEnd"/>
        <w:r w:rsidRPr="00542B9A">
          <w:t>-</w:t>
        </w:r>
      </w:ins>
      <w:ins w:id="161" w:author="Rinse Cramer" w:date="2025-12-13T10:50:00Z" w16du:dateUtc="2025-12-13T09:50:00Z">
        <w:r w:rsidR="00542B9A" w:rsidRPr="00542B9A">
          <w:t xml:space="preserve">status wordt Review </w:t>
        </w:r>
        <w:r w:rsidR="00542B9A" w:rsidRPr="00542B9A">
          <w:rPr>
            <w:rPrChange w:id="162" w:author="Rinse Cramer" w:date="2025-12-13T10:50:00Z" w16du:dateUtc="2025-12-13T09:50:00Z">
              <w:rPr>
                <w:lang w:val="en-US"/>
              </w:rPr>
            </w:rPrChange>
          </w:rPr>
          <w:t>aanpak</w:t>
        </w:r>
      </w:ins>
    </w:p>
    <w:p w14:paraId="2F1D5C6F" w14:textId="3A2C7683" w:rsidR="00B77A39" w:rsidRPr="00A52D11" w:rsidRDefault="00B77A39" w:rsidP="00B77A39">
      <w:pPr>
        <w:pStyle w:val="ListParagraph"/>
        <w:numPr>
          <w:ilvl w:val="0"/>
          <w:numId w:val="1"/>
        </w:numPr>
        <w:rPr>
          <w:ins w:id="163" w:author="Rinse Cramer" w:date="2025-12-13T10:48:00Z" w16du:dateUtc="2025-12-13T09:48:00Z"/>
        </w:rPr>
      </w:pPr>
      <w:ins w:id="164" w:author="Rinse Cramer" w:date="2025-12-13T10:48:00Z" w16du:dateUtc="2025-12-13T09:48:00Z">
        <w:r>
          <w:t xml:space="preserve">1. </w:t>
        </w:r>
      </w:ins>
      <w:ins w:id="165" w:author="Rinse Cramer" w:date="2025-12-13T10:50:00Z" w16du:dateUtc="2025-12-13T09:50:00Z">
        <w:r w:rsidR="00FC5007">
          <w:t xml:space="preserve">Ik heb de </w:t>
        </w:r>
        <w:proofErr w:type="spellStart"/>
        <w:r w:rsidR="00FC5007">
          <w:t>Jira</w:t>
        </w:r>
        <w:proofErr w:type="spellEnd"/>
        <w:r w:rsidR="00FC5007">
          <w:t>-beschrijving gelezen</w:t>
        </w:r>
      </w:ins>
    </w:p>
    <w:p w14:paraId="0CA452A0" w14:textId="04E0C03A" w:rsidR="00B77A39" w:rsidRDefault="00B77A39" w:rsidP="00B77A39">
      <w:pPr>
        <w:pStyle w:val="Heading1"/>
        <w:rPr>
          <w:ins w:id="166" w:author="Rinse Cramer" w:date="2025-12-13T10:48:00Z" w16du:dateUtc="2025-12-13T09:48:00Z"/>
        </w:rPr>
      </w:pPr>
      <w:ins w:id="167" w:author="Rinse Cramer" w:date="2025-12-13T10:48:00Z" w16du:dateUtc="2025-12-13T09:48:00Z">
        <w:r>
          <w:rPr>
            <w:rFonts w:ascii="Segoe UI Emoji" w:hAnsi="Segoe UI Emoji" w:cs="Segoe UI Emoji"/>
          </w:rPr>
          <w:t>🫱</w:t>
        </w:r>
        <w:r>
          <w:rPr>
            <mc:AlternateContent>
              <mc:Choice Requires="w16se"/>
              <mc:Fallback>
                <w:rFonts w:ascii="Segoe UI Emoji" w:eastAsia="Segoe UI Emoji" w:hAnsi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>
          <w:rPr>
            <w:rFonts w:ascii="Segoe UI Emoji" w:hAnsi="Segoe UI Emoji" w:cs="Segoe UI Emoji"/>
          </w:rPr>
          <w:t>‍🫲</w:t>
        </w:r>
        <w:r>
          <w:rPr>
            <mc:AlternateContent>
              <mc:Choice Requires="w16se"/>
              <mc:Fallback>
                <w:rFonts w:ascii="Segoe UI Emoji" w:eastAsia="Segoe UI Emoji" w:hAnsi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>
          <w:t xml:space="preserve"> </w:t>
        </w:r>
      </w:ins>
      <w:ins w:id="168" w:author="Rinse Cramer" w:date="2025-12-13T10:49:00Z" w16du:dateUtc="2025-12-13T09:49:00Z">
        <w:r>
          <w:t>4</w:t>
        </w:r>
      </w:ins>
      <w:ins w:id="169" w:author="Rinse Cramer" w:date="2025-12-13T10:48:00Z" w16du:dateUtc="2025-12-13T09:48:00Z">
        <w:r>
          <w:t xml:space="preserve">. </w:t>
        </w:r>
      </w:ins>
      <w:ins w:id="170" w:author="Rinse Cramer" w:date="2025-12-13T10:51:00Z" w16du:dateUtc="2025-12-13T09:51:00Z">
        <w:r w:rsidR="00E76D7C">
          <w:t>Baas is mondeling beschikbaar?</w:t>
        </w:r>
      </w:ins>
    </w:p>
    <w:p w14:paraId="17026D1D" w14:textId="572B0AFF" w:rsidR="00B77A39" w:rsidRPr="00A52D11" w:rsidRDefault="00B77A39" w:rsidP="00B77A39">
      <w:pPr>
        <w:pStyle w:val="ListParagraph"/>
        <w:numPr>
          <w:ilvl w:val="0"/>
          <w:numId w:val="1"/>
        </w:numPr>
        <w:rPr>
          <w:ins w:id="171" w:author="Rinse Cramer" w:date="2025-12-13T10:48:00Z" w16du:dateUtc="2025-12-13T09:48:00Z"/>
        </w:rPr>
      </w:pPr>
      <w:ins w:id="172" w:author="Rinse Cramer" w:date="2025-12-13T10:48:00Z" w16du:dateUtc="2025-12-13T09:48:00Z">
        <w:r>
          <w:t xml:space="preserve">1. </w:t>
        </w:r>
      </w:ins>
      <w:ins w:id="173" w:author="Rinse Cramer" w:date="2025-12-13T11:03:00Z" w16du:dateUtc="2025-12-13T10:03:00Z">
        <w:r w:rsidR="008B0EC3">
          <w:t>Ik heb</w:t>
        </w:r>
      </w:ins>
      <w:ins w:id="174" w:author="Rinse Cramer" w:date="2025-12-13T10:51:00Z" w16du:dateUtc="2025-12-13T09:51:00Z">
        <w:r w:rsidR="002E1760">
          <w:t xml:space="preserve"> </w:t>
        </w:r>
        <w:r w:rsidR="00762DD2">
          <w:t>i</w:t>
        </w:r>
      </w:ins>
      <w:ins w:id="175" w:author="Rinse Cramer" w:date="2025-12-13T10:52:00Z" w16du:dateUtc="2025-12-13T09:52:00Z">
        <w:r w:rsidR="00762DD2">
          <w:t xml:space="preserve">edere ruimte van </w:t>
        </w:r>
      </w:ins>
      <w:ins w:id="176" w:author="Rinse Cramer" w:date="2025-12-13T11:03:00Z" w16du:dateUtc="2025-12-13T10:03:00Z">
        <w:r w:rsidR="008B0EC3">
          <w:t>ons</w:t>
        </w:r>
      </w:ins>
      <w:ins w:id="177" w:author="Rinse Cramer" w:date="2025-12-13T10:52:00Z" w16du:dateUtc="2025-12-13T09:52:00Z">
        <w:r w:rsidR="00762DD2">
          <w:t xml:space="preserve"> bedrijf</w:t>
        </w:r>
      </w:ins>
      <w:ins w:id="178" w:author="Rinse Cramer" w:date="2025-12-13T11:03:00Z" w16du:dateUtc="2025-12-13T10:03:00Z">
        <w:r w:rsidR="008B0EC3">
          <w:t xml:space="preserve"> gecontroleerd</w:t>
        </w:r>
      </w:ins>
    </w:p>
    <w:p w14:paraId="7C45AA2B" w14:textId="2CCC0568" w:rsidR="00B77A39" w:rsidRDefault="00B77A39" w:rsidP="00B77A39">
      <w:pPr>
        <w:pStyle w:val="Heading1"/>
        <w:rPr>
          <w:ins w:id="179" w:author="Rinse Cramer" w:date="2025-12-13T10:48:00Z" w16du:dateUtc="2025-12-13T09:48:00Z"/>
        </w:rPr>
      </w:pPr>
      <w:ins w:id="180" w:author="Rinse Cramer" w:date="2025-12-13T10:48:00Z" w16du:dateUtc="2025-12-13T09:48:00Z">
        <w:r>
          <w:rPr>
            <w:rFonts w:ascii="Segoe UI Emoji" w:hAnsi="Segoe UI Emoji" w:cs="Segoe UI Emoji"/>
          </w:rPr>
          <w:t>🫱</w:t>
        </w:r>
        <w:r>
          <w:rPr>
            <mc:AlternateContent>
              <mc:Choice Requires="w16se"/>
              <mc:Fallback>
                <w:rFonts w:ascii="Segoe UI Emoji" w:eastAsia="Segoe UI Emoji" w:hAnsi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>
          <w:rPr>
            <w:rFonts w:ascii="Segoe UI Emoji" w:hAnsi="Segoe UI Emoji" w:cs="Segoe UI Emoji"/>
          </w:rPr>
          <w:t>‍🫲</w:t>
        </w:r>
        <w:r>
          <w:rPr>
            <mc:AlternateContent>
              <mc:Choice Requires="w16se"/>
              <mc:Fallback>
                <w:rFonts w:ascii="Segoe UI Emoji" w:eastAsia="Segoe UI Emoji" w:hAnsi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>
          <w:t xml:space="preserve"> </w:t>
        </w:r>
      </w:ins>
      <w:ins w:id="181" w:author="Rinse Cramer" w:date="2025-12-13T10:49:00Z" w16du:dateUtc="2025-12-13T09:49:00Z">
        <w:r>
          <w:t>5</w:t>
        </w:r>
      </w:ins>
      <w:ins w:id="182" w:author="Rinse Cramer" w:date="2025-12-13T10:48:00Z" w16du:dateUtc="2025-12-13T09:48:00Z">
        <w:r>
          <w:t xml:space="preserve">. </w:t>
        </w:r>
      </w:ins>
      <w:ins w:id="183" w:author="Rinse Cramer" w:date="2025-12-13T10:53:00Z" w16du:dateUtc="2025-12-13T09:53:00Z">
        <w:r w:rsidR="004905B6">
          <w:t>Baas is schriftelijk beschikbaar</w:t>
        </w:r>
      </w:ins>
    </w:p>
    <w:p w14:paraId="179E3A7F" w14:textId="3256754E" w:rsidR="00B77A39" w:rsidRPr="00A52D11" w:rsidRDefault="00B77A39" w:rsidP="00B77A39">
      <w:pPr>
        <w:pStyle w:val="ListParagraph"/>
        <w:numPr>
          <w:ilvl w:val="0"/>
          <w:numId w:val="1"/>
        </w:numPr>
        <w:rPr>
          <w:ins w:id="184" w:author="Rinse Cramer" w:date="2025-12-13T10:48:00Z" w16du:dateUtc="2025-12-13T09:48:00Z"/>
        </w:rPr>
      </w:pPr>
      <w:ins w:id="185" w:author="Rinse Cramer" w:date="2025-12-13T10:48:00Z" w16du:dateUtc="2025-12-13T09:48:00Z">
        <w:r>
          <w:t xml:space="preserve">1. </w:t>
        </w:r>
      </w:ins>
      <w:ins w:id="186" w:author="Rinse Cramer" w:date="2025-12-13T11:02:00Z" w16du:dateUtc="2025-12-13T10:02:00Z">
        <w:r w:rsidR="008B0EC3">
          <w:t>Ik heb</w:t>
        </w:r>
      </w:ins>
      <w:ins w:id="187" w:author="Rinse Cramer" w:date="2025-12-13T10:53:00Z" w16du:dateUtc="2025-12-13T09:53:00Z">
        <w:r w:rsidR="00623262">
          <w:t xml:space="preserve"> WhatsApp-bericht naar baas gestuurd</w:t>
        </w:r>
      </w:ins>
    </w:p>
    <w:p w14:paraId="7A43A04F" w14:textId="474093AD" w:rsidR="00B77A39" w:rsidRDefault="00B77A39" w:rsidP="00B77A39">
      <w:pPr>
        <w:pStyle w:val="Heading1"/>
        <w:rPr>
          <w:ins w:id="188" w:author="Rinse Cramer" w:date="2025-12-13T10:48:00Z" w16du:dateUtc="2025-12-13T09:48:00Z"/>
        </w:rPr>
      </w:pPr>
      <w:ins w:id="189" w:author="Rinse Cramer" w:date="2025-12-13T10:48:00Z" w16du:dateUtc="2025-12-13T09:48:00Z">
        <w:r>
          <w:rPr>
            <w:rFonts w:ascii="Segoe UI Emoji" w:hAnsi="Segoe UI Emoji" w:cs="Segoe UI Emoji"/>
          </w:rPr>
          <w:t>🫱</w:t>
        </w:r>
        <w:r>
          <w:rPr>
            <mc:AlternateContent>
              <mc:Choice Requires="w16se"/>
              <mc:Fallback>
                <w:rFonts w:ascii="Segoe UI Emoji" w:eastAsia="Segoe UI Emoji" w:hAnsi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>
          <w:rPr>
            <w:rFonts w:ascii="Segoe UI Emoji" w:hAnsi="Segoe UI Emoji" w:cs="Segoe UI Emoji"/>
          </w:rPr>
          <w:t>‍🫲</w:t>
        </w:r>
        <w:r>
          <w:rPr>
            <mc:AlternateContent>
              <mc:Choice Requires="w16se"/>
              <mc:Fallback>
                <w:rFonts w:ascii="Segoe UI Emoji" w:eastAsia="Segoe UI Emoji" w:hAnsi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>
          <w:t xml:space="preserve"> </w:t>
        </w:r>
      </w:ins>
      <w:ins w:id="190" w:author="Rinse Cramer" w:date="2025-12-13T10:49:00Z" w16du:dateUtc="2025-12-13T09:49:00Z">
        <w:r>
          <w:t>6</w:t>
        </w:r>
      </w:ins>
      <w:ins w:id="191" w:author="Rinse Cramer" w:date="2025-12-13T10:48:00Z" w16du:dateUtc="2025-12-13T09:48:00Z">
        <w:r>
          <w:t xml:space="preserve">. </w:t>
        </w:r>
      </w:ins>
      <w:ins w:id="192" w:author="Rinse Cramer" w:date="2025-12-13T10:53:00Z" w16du:dateUtc="2025-12-13T09:53:00Z">
        <w:r w:rsidR="00E601D4">
          <w:t>Aanwezigheid monitoren</w:t>
        </w:r>
      </w:ins>
    </w:p>
    <w:p w14:paraId="1638A081" w14:textId="337F9B7A" w:rsidR="00E601D4" w:rsidRPr="00A52D11" w:rsidRDefault="00B77A39" w:rsidP="006313E3">
      <w:pPr>
        <w:pStyle w:val="ListParagraph"/>
        <w:numPr>
          <w:ilvl w:val="0"/>
          <w:numId w:val="1"/>
        </w:numPr>
        <w:rPr>
          <w:ins w:id="193" w:author="Rinse Cramer" w:date="2025-12-13T10:48:00Z" w16du:dateUtc="2025-12-13T09:48:00Z"/>
        </w:rPr>
      </w:pPr>
      <w:ins w:id="194" w:author="Rinse Cramer" w:date="2025-12-13T10:48:00Z" w16du:dateUtc="2025-12-13T09:48:00Z">
        <w:r>
          <w:t xml:space="preserve">1. </w:t>
        </w:r>
      </w:ins>
      <w:ins w:id="195" w:author="Rinse Cramer" w:date="2025-12-13T10:54:00Z" w16du:dateUtc="2025-12-13T09:54:00Z">
        <w:r w:rsidR="00E601D4">
          <w:t xml:space="preserve">Baas heeft WhatsApp-bericht naar </w:t>
        </w:r>
      </w:ins>
      <w:ins w:id="196" w:author="Rinse Cramer" w:date="2025-12-13T11:02:00Z" w16du:dateUtc="2025-12-13T10:02:00Z">
        <w:r w:rsidR="008B0EC3">
          <w:t>mij</w:t>
        </w:r>
      </w:ins>
      <w:ins w:id="197" w:author="Rinse Cramer" w:date="2025-12-13T10:54:00Z" w16du:dateUtc="2025-12-13T09:54:00Z">
        <w:r w:rsidR="00E601D4">
          <w:t xml:space="preserve"> gestuurd</w:t>
        </w:r>
      </w:ins>
    </w:p>
    <w:p w14:paraId="342EDDD0" w14:textId="17069096" w:rsidR="00B77A39" w:rsidRDefault="00B77A39" w:rsidP="00B77A39">
      <w:pPr>
        <w:pStyle w:val="Heading1"/>
        <w:rPr>
          <w:ins w:id="198" w:author="Rinse Cramer" w:date="2025-12-13T10:48:00Z" w16du:dateUtc="2025-12-13T09:48:00Z"/>
        </w:rPr>
      </w:pPr>
      <w:ins w:id="199" w:author="Rinse Cramer" w:date="2025-12-13T10:48:00Z" w16du:dateUtc="2025-12-13T09:48:00Z">
        <w:r>
          <w:rPr>
            <w:rFonts w:ascii="Segoe UI Emoji" w:hAnsi="Segoe UI Emoji" w:cs="Segoe UI Emoji"/>
          </w:rPr>
          <w:t>🫱</w:t>
        </w:r>
        <w:r>
          <w:rPr>
            <mc:AlternateContent>
              <mc:Choice Requires="w16se"/>
              <mc:Fallback>
                <w:rFonts w:ascii="Segoe UI Emoji" w:eastAsia="Segoe UI Emoji" w:hAnsi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>
          <w:rPr>
            <w:rFonts w:ascii="Segoe UI Emoji" w:hAnsi="Segoe UI Emoji" w:cs="Segoe UI Emoji"/>
          </w:rPr>
          <w:t>‍🫲</w:t>
        </w:r>
        <w:r>
          <w:rPr>
            <mc:AlternateContent>
              <mc:Choice Requires="w16se"/>
              <mc:Fallback>
                <w:rFonts w:ascii="Segoe UI Emoji" w:eastAsia="Segoe UI Emoji" w:hAnsi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>
          <w:t xml:space="preserve"> </w:t>
        </w:r>
      </w:ins>
      <w:ins w:id="200" w:author="Rinse Cramer" w:date="2025-12-13T10:49:00Z" w16du:dateUtc="2025-12-13T09:49:00Z">
        <w:r>
          <w:t>7</w:t>
        </w:r>
      </w:ins>
      <w:ins w:id="201" w:author="Rinse Cramer" w:date="2025-12-13T10:48:00Z" w16du:dateUtc="2025-12-13T09:48:00Z">
        <w:r>
          <w:t xml:space="preserve">. </w:t>
        </w:r>
      </w:ins>
      <w:ins w:id="202" w:author="Rinse Cramer" w:date="2025-12-13T10:55:00Z" w16du:dateUtc="2025-12-13T09:55:00Z">
        <w:r w:rsidR="00C31D26">
          <w:t>Baas is mondeling beschikbaar</w:t>
        </w:r>
      </w:ins>
    </w:p>
    <w:p w14:paraId="05003947" w14:textId="42DF6C1E" w:rsidR="00B77A39" w:rsidRPr="00A52D11" w:rsidRDefault="00B77A39" w:rsidP="00B77A39">
      <w:pPr>
        <w:pStyle w:val="ListParagraph"/>
        <w:numPr>
          <w:ilvl w:val="0"/>
          <w:numId w:val="1"/>
        </w:numPr>
        <w:rPr>
          <w:ins w:id="203" w:author="Rinse Cramer" w:date="2025-12-13T10:48:00Z" w16du:dateUtc="2025-12-13T09:48:00Z"/>
        </w:rPr>
      </w:pPr>
      <w:ins w:id="204" w:author="Rinse Cramer" w:date="2025-12-13T10:48:00Z" w16du:dateUtc="2025-12-13T09:48:00Z">
        <w:r>
          <w:t xml:space="preserve">1. </w:t>
        </w:r>
      </w:ins>
      <w:ins w:id="205" w:author="Rinse Cramer" w:date="2025-12-13T11:02:00Z" w16du:dateUtc="2025-12-13T10:02:00Z">
        <w:r w:rsidR="008B0EC3">
          <w:t>Ik</w:t>
        </w:r>
      </w:ins>
      <w:ins w:id="206" w:author="Rinse Cramer" w:date="2025-12-13T10:55:00Z" w16du:dateUtc="2025-12-13T09:55:00Z">
        <w:r w:rsidR="00193B69">
          <w:t xml:space="preserve"> </w:t>
        </w:r>
      </w:ins>
      <w:ins w:id="207" w:author="Rinse Cramer" w:date="2025-12-13T10:56:00Z" w16du:dateUtc="2025-12-13T09:56:00Z">
        <w:r w:rsidR="00193B69">
          <w:t>communiceer mondeling</w:t>
        </w:r>
        <w:r w:rsidR="0015257A">
          <w:t xml:space="preserve"> met baas</w:t>
        </w:r>
      </w:ins>
    </w:p>
    <w:p w14:paraId="4F3EB908" w14:textId="7F567996" w:rsidR="00B77A39" w:rsidRDefault="00B77A39" w:rsidP="00B77A39">
      <w:pPr>
        <w:pStyle w:val="Heading1"/>
        <w:rPr>
          <w:ins w:id="208" w:author="Rinse Cramer" w:date="2025-12-13T10:48:00Z" w16du:dateUtc="2025-12-13T09:48:00Z"/>
        </w:rPr>
      </w:pPr>
      <w:ins w:id="209" w:author="Rinse Cramer" w:date="2025-12-13T10:48:00Z" w16du:dateUtc="2025-12-13T09:48:00Z">
        <w:r>
          <w:rPr>
            <w:rFonts w:ascii="Segoe UI Emoji" w:hAnsi="Segoe UI Emoji" w:cs="Segoe UI Emoji"/>
          </w:rPr>
          <w:t>🫱</w:t>
        </w:r>
        <w:r>
          <w:rPr>
            <mc:AlternateContent>
              <mc:Choice Requires="w16se"/>
              <mc:Fallback>
                <w:rFonts w:ascii="Segoe UI Emoji" w:eastAsia="Segoe UI Emoji" w:hAnsi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>
          <w:rPr>
            <w:rFonts w:ascii="Segoe UI Emoji" w:hAnsi="Segoe UI Emoji" w:cs="Segoe UI Emoji"/>
          </w:rPr>
          <w:t>‍🫲</w:t>
        </w:r>
        <w:r>
          <w:rPr>
            <mc:AlternateContent>
              <mc:Choice Requires="w16se"/>
              <mc:Fallback>
                <w:rFonts w:ascii="Segoe UI Emoji" w:eastAsia="Segoe UI Emoji" w:hAnsi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>
          <w:t xml:space="preserve"> </w:t>
        </w:r>
      </w:ins>
      <w:ins w:id="210" w:author="Rinse Cramer" w:date="2025-12-13T10:49:00Z" w16du:dateUtc="2025-12-13T09:49:00Z">
        <w:r>
          <w:t>8</w:t>
        </w:r>
      </w:ins>
      <w:ins w:id="211" w:author="Rinse Cramer" w:date="2025-12-13T10:48:00Z" w16du:dateUtc="2025-12-13T09:48:00Z">
        <w:r>
          <w:t xml:space="preserve">. </w:t>
        </w:r>
      </w:ins>
      <w:ins w:id="212" w:author="Rinse Cramer" w:date="2025-12-13T10:56:00Z" w16du:dateUtc="2025-12-13T09:56:00Z">
        <w:r w:rsidR="000E17C6">
          <w:t>Overleg resultaten voor goedkeurig vervolg</w:t>
        </w:r>
      </w:ins>
    </w:p>
    <w:p w14:paraId="344D4B90" w14:textId="3E196B53" w:rsidR="00B77A39" w:rsidRPr="00A52D11" w:rsidRDefault="00B77A39" w:rsidP="00B77A39">
      <w:pPr>
        <w:pStyle w:val="ListParagraph"/>
        <w:numPr>
          <w:ilvl w:val="0"/>
          <w:numId w:val="1"/>
        </w:numPr>
        <w:rPr>
          <w:ins w:id="213" w:author="Rinse Cramer" w:date="2025-12-13T10:48:00Z" w16du:dateUtc="2025-12-13T09:48:00Z"/>
        </w:rPr>
      </w:pPr>
      <w:ins w:id="214" w:author="Rinse Cramer" w:date="2025-12-13T10:48:00Z" w16du:dateUtc="2025-12-13T09:48:00Z">
        <w:r>
          <w:t xml:space="preserve">1. </w:t>
        </w:r>
      </w:ins>
      <w:ins w:id="215" w:author="Rinse Cramer" w:date="2025-12-13T11:02:00Z" w16du:dateUtc="2025-12-13T10:02:00Z">
        <w:r w:rsidR="008B0EC3">
          <w:t>Ik</w:t>
        </w:r>
      </w:ins>
      <w:ins w:id="216" w:author="Rinse Cramer" w:date="2025-12-13T10:56:00Z" w16du:dateUtc="2025-12-13T09:56:00Z">
        <w:r w:rsidR="000E17C6">
          <w:t xml:space="preserve"> vertel oplossingsrichting, </w:t>
        </w:r>
        <w:r w:rsidR="00543D6A">
          <w:t xml:space="preserve">deliverables en </w:t>
        </w:r>
        <w:proofErr w:type="spellStart"/>
        <w:r w:rsidR="00543D6A">
          <w:t>ETC</w:t>
        </w:r>
      </w:ins>
      <w:ins w:id="217" w:author="Rinse Cramer" w:date="2025-12-13T10:57:00Z" w16du:dateUtc="2025-12-13T09:57:00Z">
        <w:r w:rsidR="0024271C">
          <w:t>’</w:t>
        </w:r>
      </w:ins>
      <w:ins w:id="218" w:author="Rinse Cramer" w:date="2025-12-13T10:56:00Z" w16du:dateUtc="2025-12-13T09:56:00Z">
        <w:r w:rsidR="00543D6A">
          <w:t>s</w:t>
        </w:r>
      </w:ins>
      <w:proofErr w:type="spellEnd"/>
      <w:ins w:id="219" w:author="Rinse Cramer" w:date="2025-12-13T10:57:00Z" w16du:dateUtc="2025-12-13T09:57:00Z">
        <w:r w:rsidR="0024271C">
          <w:t xml:space="preserve"> aan baas</w:t>
        </w:r>
      </w:ins>
    </w:p>
    <w:p w14:paraId="4C4DC71E" w14:textId="10225864" w:rsidR="00B77A39" w:rsidRDefault="00B77A39" w:rsidP="00B77A39">
      <w:pPr>
        <w:pStyle w:val="Heading1"/>
        <w:rPr>
          <w:ins w:id="220" w:author="Rinse Cramer" w:date="2025-12-13T10:48:00Z" w16du:dateUtc="2025-12-13T09:48:00Z"/>
        </w:rPr>
      </w:pPr>
      <w:ins w:id="221" w:author="Rinse Cramer" w:date="2025-12-13T10:48:00Z" w16du:dateUtc="2025-12-13T09:48:00Z">
        <w:r>
          <w:rPr>
            <w:rFonts w:ascii="Segoe UI Emoji" w:hAnsi="Segoe UI Emoji" w:cs="Segoe UI Emoji"/>
          </w:rPr>
          <w:t>🫱</w:t>
        </w:r>
        <w:r>
          <w:rPr>
            <mc:AlternateContent>
              <mc:Choice Requires="w16se"/>
              <mc:Fallback>
                <w:rFonts w:ascii="Segoe UI Emoji" w:eastAsia="Segoe UI Emoji" w:hAnsi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>
          <w:rPr>
            <w:rFonts w:ascii="Segoe UI Emoji" w:hAnsi="Segoe UI Emoji" w:cs="Segoe UI Emoji"/>
          </w:rPr>
          <w:t>‍🫲</w:t>
        </w:r>
        <w:r>
          <w:rPr>
            <mc:AlternateContent>
              <mc:Choice Requires="w16se"/>
              <mc:Fallback>
                <w:rFonts w:ascii="Segoe UI Emoji" w:eastAsia="Segoe UI Emoji" w:hAnsi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>
          <w:t xml:space="preserve"> </w:t>
        </w:r>
      </w:ins>
      <w:ins w:id="222" w:author="Rinse Cramer" w:date="2025-12-13T10:49:00Z" w16du:dateUtc="2025-12-13T09:49:00Z">
        <w:r>
          <w:t>9</w:t>
        </w:r>
      </w:ins>
      <w:ins w:id="223" w:author="Rinse Cramer" w:date="2025-12-13T10:48:00Z" w16du:dateUtc="2025-12-13T09:48:00Z">
        <w:r>
          <w:t xml:space="preserve">. </w:t>
        </w:r>
      </w:ins>
      <w:ins w:id="224" w:author="Rinse Cramer" w:date="2025-12-13T10:57:00Z" w16du:dateUtc="2025-12-13T09:57:00Z">
        <w:r w:rsidR="003045CE">
          <w:t>Resultaten zijn goedgekeurd?</w:t>
        </w:r>
      </w:ins>
    </w:p>
    <w:p w14:paraId="5EDC9FEA" w14:textId="06796615" w:rsidR="00B77A39" w:rsidRDefault="00B77A39" w:rsidP="00B77A39">
      <w:pPr>
        <w:pStyle w:val="ListParagraph"/>
        <w:numPr>
          <w:ilvl w:val="0"/>
          <w:numId w:val="1"/>
        </w:numPr>
        <w:rPr>
          <w:ins w:id="225" w:author="Rinse Cramer" w:date="2025-12-13T10:57:00Z" w16du:dateUtc="2025-12-13T09:57:00Z"/>
        </w:rPr>
      </w:pPr>
      <w:ins w:id="226" w:author="Rinse Cramer" w:date="2025-12-13T10:48:00Z" w16du:dateUtc="2025-12-13T09:48:00Z">
        <w:r>
          <w:t xml:space="preserve">1. </w:t>
        </w:r>
      </w:ins>
      <w:ins w:id="227" w:author="Rinse Cramer" w:date="2025-12-13T10:57:00Z" w16du:dateUtc="2025-12-13T09:57:00Z">
        <w:r w:rsidR="003045CE">
          <w:t xml:space="preserve">Baas </w:t>
        </w:r>
        <w:r w:rsidR="0024271C">
          <w:t xml:space="preserve">vertelt oplossingsrichting, deliverables en </w:t>
        </w:r>
        <w:proofErr w:type="spellStart"/>
        <w:r w:rsidR="0024271C">
          <w:t>ETC’s</w:t>
        </w:r>
        <w:proofErr w:type="spellEnd"/>
        <w:r w:rsidR="0024271C">
          <w:t xml:space="preserve"> aan </w:t>
        </w:r>
      </w:ins>
      <w:ins w:id="228" w:author="Rinse Cramer" w:date="2025-12-13T11:02:00Z" w16du:dateUtc="2025-12-13T10:02:00Z">
        <w:r w:rsidR="008B0EC3">
          <w:t>mij</w:t>
        </w:r>
      </w:ins>
    </w:p>
    <w:p w14:paraId="3CCAB42E" w14:textId="286DCC5D" w:rsidR="006606E3" w:rsidRPr="00A52D11" w:rsidRDefault="006606E3" w:rsidP="00B77A39">
      <w:pPr>
        <w:pStyle w:val="ListParagraph"/>
        <w:numPr>
          <w:ilvl w:val="0"/>
          <w:numId w:val="1"/>
        </w:numPr>
        <w:rPr>
          <w:ins w:id="229" w:author="Rinse Cramer" w:date="2025-12-13T10:48:00Z" w16du:dateUtc="2025-12-13T09:48:00Z"/>
        </w:rPr>
      </w:pPr>
      <w:ins w:id="230" w:author="Rinse Cramer" w:date="2025-12-13T10:58:00Z" w16du:dateUtc="2025-12-13T09:58:00Z">
        <w:r>
          <w:t xml:space="preserve">2. Baas vertelt </w:t>
        </w:r>
      </w:ins>
      <w:ins w:id="231" w:author="Rinse Cramer" w:date="2025-12-13T10:59:00Z" w16du:dateUtc="2025-12-13T09:59:00Z">
        <w:r w:rsidR="00801B58">
          <w:t>JA</w:t>
        </w:r>
        <w:r w:rsidR="00E97690">
          <w:t xml:space="preserve"> of </w:t>
        </w:r>
        <w:r w:rsidR="00801B58">
          <w:t>NEE</w:t>
        </w:r>
        <w:r w:rsidR="00E97690">
          <w:t xml:space="preserve"> aan </w:t>
        </w:r>
      </w:ins>
      <w:ins w:id="232" w:author="Rinse Cramer" w:date="2025-12-13T11:02:00Z" w16du:dateUtc="2025-12-13T10:02:00Z">
        <w:r w:rsidR="008B0EC3">
          <w:t>mij</w:t>
        </w:r>
      </w:ins>
    </w:p>
    <w:p w14:paraId="4AA7D7B2" w14:textId="08FE8C88" w:rsidR="00B77A39" w:rsidRDefault="00B77A39" w:rsidP="00B77A39">
      <w:pPr>
        <w:pStyle w:val="Heading1"/>
        <w:rPr>
          <w:ins w:id="233" w:author="Rinse Cramer" w:date="2025-12-13T10:48:00Z" w16du:dateUtc="2025-12-13T09:48:00Z"/>
        </w:rPr>
      </w:pPr>
      <w:ins w:id="234" w:author="Rinse Cramer" w:date="2025-12-13T10:48:00Z" w16du:dateUtc="2025-12-13T09:48:00Z">
        <w:r>
          <w:rPr>
            <w:rFonts w:ascii="Segoe UI Emoji" w:hAnsi="Segoe UI Emoji" w:cs="Segoe UI Emoji"/>
          </w:rPr>
          <w:t>🫱</w:t>
        </w:r>
        <w:r>
          <w:rPr>
            <mc:AlternateContent>
              <mc:Choice Requires="w16se"/>
              <mc:Fallback>
                <w:rFonts w:ascii="Segoe UI Emoji" w:eastAsia="Segoe UI Emoji" w:hAnsi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>
          <w:rPr>
            <w:rFonts w:ascii="Segoe UI Emoji" w:hAnsi="Segoe UI Emoji" w:cs="Segoe UI Emoji"/>
          </w:rPr>
          <w:t>‍🫲</w:t>
        </w:r>
        <w:r>
          <w:rPr>
            <mc:AlternateContent>
              <mc:Choice Requires="w16se"/>
              <mc:Fallback>
                <w:rFonts w:ascii="Segoe UI Emoji" w:eastAsia="Segoe UI Emoji" w:hAnsi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>
          <w:t xml:space="preserve"> 1</w:t>
        </w:r>
      </w:ins>
      <w:ins w:id="235" w:author="Rinse Cramer" w:date="2025-12-13T10:49:00Z" w16du:dateUtc="2025-12-13T09:49:00Z">
        <w:r>
          <w:t>0</w:t>
        </w:r>
      </w:ins>
      <w:ins w:id="236" w:author="Rinse Cramer" w:date="2025-12-13T10:48:00Z" w16du:dateUtc="2025-12-13T09:48:00Z">
        <w:r>
          <w:t xml:space="preserve">. </w:t>
        </w:r>
      </w:ins>
      <w:ins w:id="237" w:author="Rinse Cramer" w:date="2025-12-13T11:01:00Z" w16du:dateUtc="2025-12-13T10:01:00Z">
        <w:r w:rsidR="008B0EC3">
          <w:t>Terug naar vorige flowchartp</w:t>
        </w:r>
      </w:ins>
      <w:ins w:id="238" w:author="Rinse Cramer" w:date="2025-12-13T11:02:00Z" w16du:dateUtc="2025-12-13T10:02:00Z">
        <w:r w:rsidR="008B0EC3">
          <w:t>agina navigeren</w:t>
        </w:r>
      </w:ins>
    </w:p>
    <w:p w14:paraId="240A9F68" w14:textId="30CAA27E" w:rsidR="00B77A39" w:rsidRPr="00A52D11" w:rsidRDefault="00B77A39" w:rsidP="00B77A39">
      <w:pPr>
        <w:pStyle w:val="ListParagraph"/>
        <w:numPr>
          <w:ilvl w:val="0"/>
          <w:numId w:val="1"/>
        </w:numPr>
        <w:rPr>
          <w:ins w:id="239" w:author="Rinse Cramer" w:date="2025-12-13T10:48:00Z" w16du:dateUtc="2025-12-13T09:48:00Z"/>
        </w:rPr>
      </w:pPr>
      <w:ins w:id="240" w:author="Rinse Cramer" w:date="2025-12-13T10:48:00Z" w16du:dateUtc="2025-12-13T09:48:00Z">
        <w:r>
          <w:t xml:space="preserve">1. </w:t>
        </w:r>
      </w:ins>
      <w:ins w:id="241" w:author="Rinse Cramer" w:date="2025-12-13T11:02:00Z" w16du:dateUtc="2025-12-13T10:02:00Z">
        <w:r w:rsidR="008B0EC3">
          <w:t>Ik heb de flowchartpagina van intake voor me liggen</w:t>
        </w:r>
      </w:ins>
    </w:p>
    <w:p w14:paraId="520FF4DD" w14:textId="53619A72" w:rsidR="00B77A39" w:rsidRDefault="00B77A39" w:rsidP="00B77A39">
      <w:pPr>
        <w:pStyle w:val="Heading1"/>
        <w:rPr>
          <w:ins w:id="242" w:author="Rinse Cramer" w:date="2025-12-13T10:48:00Z" w16du:dateUtc="2025-12-13T09:48:00Z"/>
        </w:rPr>
      </w:pPr>
      <w:ins w:id="243" w:author="Rinse Cramer" w:date="2025-12-13T10:48:00Z" w16du:dateUtc="2025-12-13T09:48:00Z">
        <w:r>
          <w:rPr>
            <w:rFonts w:ascii="Segoe UI Emoji" w:hAnsi="Segoe UI Emoji" w:cs="Segoe UI Emoji"/>
          </w:rPr>
          <w:lastRenderedPageBreak/>
          <w:t>🫱</w:t>
        </w:r>
        <w:r>
          <w:rPr>
            <mc:AlternateContent>
              <mc:Choice Requires="w16se"/>
              <mc:Fallback>
                <w:rFonts w:ascii="Segoe UI Emoji" w:eastAsia="Segoe UI Emoji" w:hAnsi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>
          <w:rPr>
            <w:rFonts w:ascii="Segoe UI Emoji" w:hAnsi="Segoe UI Emoji" w:cs="Segoe UI Emoji"/>
          </w:rPr>
          <w:t>‍🫲</w:t>
        </w:r>
        <w:r>
          <w:rPr>
            <mc:AlternateContent>
              <mc:Choice Requires="w16se"/>
              <mc:Fallback>
                <w:rFonts w:ascii="Segoe UI Emoji" w:eastAsia="Segoe UI Emoji" w:hAnsi="Segoe UI Emoji" w:cs="Segoe UI Emoji"/>
              </mc:Fallback>
            </mc:AlternateContent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>
          <w:t xml:space="preserve"> 1</w:t>
        </w:r>
      </w:ins>
      <w:ins w:id="244" w:author="Rinse Cramer" w:date="2025-12-13T10:49:00Z" w16du:dateUtc="2025-12-13T09:49:00Z">
        <w:r>
          <w:t>1</w:t>
        </w:r>
      </w:ins>
      <w:ins w:id="245" w:author="Rinse Cramer" w:date="2025-12-13T10:48:00Z" w16du:dateUtc="2025-12-13T09:48:00Z">
        <w:r>
          <w:t xml:space="preserve">. </w:t>
        </w:r>
      </w:ins>
      <w:ins w:id="246" w:author="Rinse Cramer" w:date="2025-12-13T11:03:00Z" w16du:dateUtc="2025-12-13T10:03:00Z">
        <w:r w:rsidR="00F34FCA">
          <w:t>Naar volgende flowchartpagina navigeren</w:t>
        </w:r>
      </w:ins>
    </w:p>
    <w:p w14:paraId="4931B47A" w14:textId="6BEED869" w:rsidR="00B77A39" w:rsidRPr="00A52D11" w:rsidRDefault="00B77A39" w:rsidP="00B77A39">
      <w:pPr>
        <w:pStyle w:val="ListParagraph"/>
        <w:numPr>
          <w:ilvl w:val="0"/>
          <w:numId w:val="1"/>
        </w:numPr>
        <w:rPr>
          <w:ins w:id="247" w:author="Rinse Cramer" w:date="2025-12-13T10:48:00Z" w16du:dateUtc="2025-12-13T09:48:00Z"/>
        </w:rPr>
      </w:pPr>
      <w:ins w:id="248" w:author="Rinse Cramer" w:date="2025-12-13T10:48:00Z" w16du:dateUtc="2025-12-13T09:48:00Z">
        <w:r>
          <w:t xml:space="preserve">1. </w:t>
        </w:r>
      </w:ins>
      <w:ins w:id="249" w:author="Rinse Cramer" w:date="2025-12-13T11:03:00Z" w16du:dateUtc="2025-12-13T10:03:00Z">
        <w:r w:rsidR="00F34FCA">
          <w:t>Ik heb de flowcha</w:t>
        </w:r>
      </w:ins>
      <w:ins w:id="250" w:author="Rinse Cramer" w:date="2025-12-13T11:04:00Z" w16du:dateUtc="2025-12-13T10:04:00Z">
        <w:r w:rsidR="00F34FCA">
          <w:t>rtpagina van analyse voor me liggen</w:t>
        </w:r>
      </w:ins>
    </w:p>
    <w:p w14:paraId="1AAA0140" w14:textId="77777777" w:rsidR="00950EC3" w:rsidRPr="00A52D11" w:rsidRDefault="00950EC3">
      <w:pPr>
        <w:rPr>
          <w:ins w:id="251" w:author="Rinse Cramer" w:date="2025-12-12T15:02:00Z" w16du:dateUtc="2025-12-12T14:02:00Z"/>
        </w:rPr>
        <w:pPrChange w:id="252" w:author="Rinse Cramer" w:date="2025-12-13T10:48:00Z" w16du:dateUtc="2025-12-13T09:48:00Z">
          <w:pPr>
            <w:pStyle w:val="ListParagraph"/>
            <w:numPr>
              <w:numId w:val="1"/>
            </w:numPr>
            <w:ind w:hanging="360"/>
          </w:pPr>
        </w:pPrChange>
      </w:pPr>
    </w:p>
    <w:p w14:paraId="5666AE2B" w14:textId="77777777" w:rsidR="006565DE" w:rsidRDefault="006565D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2E959CE" w14:textId="6518C31A" w:rsidR="0002774A" w:rsidRPr="006565DE" w:rsidDel="0052334A" w:rsidRDefault="006565DE" w:rsidP="0002774A">
      <w:pPr>
        <w:pStyle w:val="Heading1"/>
        <w:rPr>
          <w:del w:id="253" w:author="Rinse Cramer" w:date="2025-11-24T23:59:00Z" w16du:dateUtc="2025-11-24T22:59:00Z"/>
        </w:rPr>
      </w:pPr>
      <w:del w:id="254" w:author="Rinse Cramer" w:date="2025-11-24T23:59:00Z" w16du:dateUtc="2025-11-24T22:59:00Z">
        <w:r w:rsidDel="0052334A">
          <w:rPr>
            <w:rFonts w:ascii="Segoe UI Emoji" w:hAnsi="Segoe UI Emoji" w:cs="Segoe UI Emoji"/>
          </w:rPr>
          <w:lastRenderedPageBreak/>
          <w:delText>🫱🏻</w:delText>
        </w:r>
        <w:r w:rsidDel="0052334A">
          <w:delText>‍</w:delText>
        </w:r>
        <w:r w:rsidR="0002774A" w:rsidDel="0052334A">
          <w:rPr>
            <w:rFonts w:ascii="Segoe UI Emoji" w:hAnsi="Segoe UI Emoji" w:cs="Segoe UI Emoji"/>
          </w:rPr>
          <w:delText>🫲🏻</w:delText>
        </w:r>
        <w:r w:rsidR="00270F6D" w:rsidDel="0052334A">
          <w:rPr>
            <w:rFonts w:ascii="Segoe UI Emoji" w:hAnsi="Segoe UI Emoji" w:cs="Segoe UI Emoji"/>
          </w:rPr>
          <w:delText xml:space="preserve"> </w:delText>
        </w:r>
        <w:r w:rsidDel="0052334A">
          <w:rPr>
            <w:rFonts w:ascii="Segoe UI Emoji" w:hAnsi="Segoe UI Emoji" w:cs="Segoe UI Emoji"/>
          </w:rPr>
          <w:delText xml:space="preserve">A. </w:delText>
        </w:r>
        <w:r w:rsidR="0002774A" w:rsidDel="0052334A">
          <w:rPr>
            <w:rFonts w:ascii="Segoe UI Emoji" w:hAnsi="Segoe UI Emoji" w:cs="Segoe UI Emoji"/>
          </w:rPr>
          <w:delText>Jira-beschrijving bevat alle onderdelen</w:delText>
        </w:r>
        <w:r w:rsidR="00270F6D" w:rsidDel="0052334A">
          <w:rPr>
            <w:rFonts w:ascii="Segoe UI Emoji" w:hAnsi="Segoe UI Emoji" w:cs="Segoe UI Emoji"/>
          </w:rPr>
          <w:delText>:</w:delText>
        </w:r>
      </w:del>
    </w:p>
    <w:p w14:paraId="444FF0E2" w14:textId="130333C7" w:rsidR="0002774A" w:rsidDel="0052334A" w:rsidRDefault="0002774A" w:rsidP="0002774A">
      <w:pPr>
        <w:pStyle w:val="Heading2"/>
        <w:numPr>
          <w:ilvl w:val="0"/>
          <w:numId w:val="2"/>
        </w:numPr>
        <w:rPr>
          <w:del w:id="255" w:author="Rinse Cramer" w:date="2025-11-24T23:59:00Z" w16du:dateUtc="2025-11-24T22:59:00Z"/>
        </w:rPr>
      </w:pPr>
      <w:del w:id="256" w:author="Rinse Cramer" w:date="2025-11-24T23:59:00Z" w16du:dateUtc="2025-11-24T22:59:00Z">
        <w:r w:rsidDel="0052334A">
          <w:delText>Omgeving</w:delText>
        </w:r>
      </w:del>
    </w:p>
    <w:p w14:paraId="4A54A605" w14:textId="2C7A9B18" w:rsidR="0002774A" w:rsidDel="0052334A" w:rsidRDefault="006565DE" w:rsidP="0002774A">
      <w:pPr>
        <w:pStyle w:val="ListParagraph"/>
        <w:numPr>
          <w:ilvl w:val="0"/>
          <w:numId w:val="1"/>
        </w:numPr>
        <w:rPr>
          <w:del w:id="257" w:author="Rinse Cramer" w:date="2025-11-24T23:59:00Z" w16du:dateUtc="2025-11-24T22:59:00Z"/>
        </w:rPr>
      </w:pPr>
      <w:del w:id="258" w:author="Rinse Cramer" w:date="2025-11-24T23:59:00Z" w16du:dateUtc="2025-11-24T22:59:00Z">
        <w:r w:rsidDel="0052334A">
          <w:delText xml:space="preserve">1. </w:delText>
        </w:r>
        <w:r w:rsidR="0002774A" w:rsidDel="0052334A">
          <w:delText>Wat wil de ontvanger zien?</w:delText>
        </w:r>
      </w:del>
    </w:p>
    <w:p w14:paraId="267D1413" w14:textId="7295AC57" w:rsidR="0002774A" w:rsidDel="0052334A" w:rsidRDefault="0002774A" w:rsidP="0002774A">
      <w:pPr>
        <w:pStyle w:val="Heading2"/>
        <w:numPr>
          <w:ilvl w:val="0"/>
          <w:numId w:val="2"/>
        </w:numPr>
        <w:rPr>
          <w:del w:id="259" w:author="Rinse Cramer" w:date="2025-11-24T23:59:00Z" w16du:dateUtc="2025-11-24T22:59:00Z"/>
        </w:rPr>
      </w:pPr>
      <w:del w:id="260" w:author="Rinse Cramer" w:date="2025-11-24T23:59:00Z" w16du:dateUtc="2025-11-24T22:59:00Z">
        <w:r w:rsidDel="0052334A">
          <w:delText>Scenario</w:delText>
        </w:r>
      </w:del>
    </w:p>
    <w:p w14:paraId="5A96AFAF" w14:textId="4A01B81F" w:rsidR="0002774A" w:rsidDel="0052334A" w:rsidRDefault="006565DE" w:rsidP="0002774A">
      <w:pPr>
        <w:pStyle w:val="ListParagraph"/>
        <w:numPr>
          <w:ilvl w:val="0"/>
          <w:numId w:val="1"/>
        </w:numPr>
        <w:rPr>
          <w:del w:id="261" w:author="Rinse Cramer" w:date="2025-11-24T23:59:00Z" w16du:dateUtc="2025-11-24T22:59:00Z"/>
        </w:rPr>
      </w:pPr>
      <w:del w:id="262" w:author="Rinse Cramer" w:date="2025-11-24T23:59:00Z" w16du:dateUtc="2025-11-24T22:59:00Z">
        <w:r w:rsidDel="0052334A">
          <w:delText xml:space="preserve">1. </w:delText>
        </w:r>
        <w:r w:rsidR="0002774A" w:rsidDel="0052334A">
          <w:delText>Wat wil de ontvanger zien?</w:delText>
        </w:r>
      </w:del>
    </w:p>
    <w:p w14:paraId="6CD1F014" w14:textId="30FBB7AE" w:rsidR="0002774A" w:rsidDel="0052334A" w:rsidRDefault="0002774A" w:rsidP="0002774A">
      <w:pPr>
        <w:pStyle w:val="Heading3"/>
        <w:numPr>
          <w:ilvl w:val="0"/>
          <w:numId w:val="4"/>
        </w:numPr>
        <w:rPr>
          <w:del w:id="263" w:author="Rinse Cramer" w:date="2025-11-24T23:59:00Z" w16du:dateUtc="2025-11-24T22:59:00Z"/>
        </w:rPr>
      </w:pPr>
      <w:del w:id="264" w:author="Rinse Cramer" w:date="2025-11-24T23:59:00Z" w16du:dateUtc="2025-11-24T22:59:00Z">
        <w:r w:rsidDel="0052334A">
          <w:delText>Wat gaat niet volgens verwachting? (bij bug)</w:delText>
        </w:r>
      </w:del>
    </w:p>
    <w:p w14:paraId="1AEE08E6" w14:textId="5DB3B40E" w:rsidR="0002774A" w:rsidDel="0052334A" w:rsidRDefault="006565DE" w:rsidP="0002774A">
      <w:pPr>
        <w:pStyle w:val="ListParagraph"/>
        <w:numPr>
          <w:ilvl w:val="0"/>
          <w:numId w:val="1"/>
        </w:numPr>
        <w:rPr>
          <w:del w:id="265" w:author="Rinse Cramer" w:date="2025-11-24T23:59:00Z" w16du:dateUtc="2025-11-24T22:59:00Z"/>
        </w:rPr>
      </w:pPr>
      <w:del w:id="266" w:author="Rinse Cramer" w:date="2025-11-24T23:59:00Z" w16du:dateUtc="2025-11-24T22:59:00Z">
        <w:r w:rsidDel="0052334A">
          <w:delText xml:space="preserve">1. </w:delText>
        </w:r>
        <w:r w:rsidR="00270F6D" w:rsidDel="0052334A">
          <w:delText>Wat wil de ontvanger zien?</w:delText>
        </w:r>
      </w:del>
    </w:p>
    <w:p w14:paraId="63FFA584" w14:textId="35BF6325" w:rsidR="00270F6D" w:rsidDel="0052334A" w:rsidRDefault="00270F6D" w:rsidP="00270F6D">
      <w:pPr>
        <w:pStyle w:val="Heading3"/>
        <w:numPr>
          <w:ilvl w:val="0"/>
          <w:numId w:val="4"/>
        </w:numPr>
        <w:rPr>
          <w:del w:id="267" w:author="Rinse Cramer" w:date="2025-11-24T23:59:00Z" w16du:dateUtc="2025-11-24T22:59:00Z"/>
        </w:rPr>
      </w:pPr>
      <w:del w:id="268" w:author="Rinse Cramer" w:date="2025-11-24T23:59:00Z" w16du:dateUtc="2025-11-24T22:59:00Z">
        <w:r w:rsidDel="0052334A">
          <w:delText>Wat had je verwacht? (bij bug)</w:delText>
        </w:r>
      </w:del>
    </w:p>
    <w:p w14:paraId="0F1F8DB5" w14:textId="132FF3EE" w:rsidR="00270F6D" w:rsidDel="0052334A" w:rsidRDefault="006565DE" w:rsidP="00270F6D">
      <w:pPr>
        <w:pStyle w:val="ListParagraph"/>
        <w:numPr>
          <w:ilvl w:val="0"/>
          <w:numId w:val="1"/>
        </w:numPr>
        <w:rPr>
          <w:del w:id="269" w:author="Rinse Cramer" w:date="2025-11-24T23:59:00Z" w16du:dateUtc="2025-11-24T22:59:00Z"/>
        </w:rPr>
      </w:pPr>
      <w:del w:id="270" w:author="Rinse Cramer" w:date="2025-11-24T23:59:00Z" w16du:dateUtc="2025-11-24T22:59:00Z">
        <w:r w:rsidDel="0052334A">
          <w:delText xml:space="preserve">1. </w:delText>
        </w:r>
        <w:r w:rsidR="00270F6D" w:rsidDel="0052334A">
          <w:delText>Wat wil de ontvanger zien?</w:delText>
        </w:r>
      </w:del>
    </w:p>
    <w:p w14:paraId="1326534B" w14:textId="7B8B6CEE" w:rsidR="00270F6D" w:rsidDel="0052334A" w:rsidRDefault="00270F6D" w:rsidP="00270F6D">
      <w:pPr>
        <w:pStyle w:val="Heading3"/>
        <w:numPr>
          <w:ilvl w:val="0"/>
          <w:numId w:val="4"/>
        </w:numPr>
        <w:rPr>
          <w:del w:id="271" w:author="Rinse Cramer" w:date="2025-11-24T23:59:00Z" w16du:dateUtc="2025-11-24T22:59:00Z"/>
        </w:rPr>
      </w:pPr>
      <w:del w:id="272" w:author="Rinse Cramer" w:date="2025-11-24T23:59:00Z" w16du:dateUtc="2025-11-24T22:59:00Z">
        <w:r w:rsidDel="0052334A">
          <w:delText>Huidige implementatie (</w:delText>
        </w:r>
        <w:r w:rsidR="008B5C34" w:rsidDel="0052334A">
          <w:delText>bij feature)</w:delText>
        </w:r>
      </w:del>
    </w:p>
    <w:p w14:paraId="5761E6A3" w14:textId="2F96833A" w:rsidR="008B5C34" w:rsidDel="0052334A" w:rsidRDefault="006565DE" w:rsidP="008B5C34">
      <w:pPr>
        <w:pStyle w:val="ListParagraph"/>
        <w:numPr>
          <w:ilvl w:val="0"/>
          <w:numId w:val="1"/>
        </w:numPr>
        <w:rPr>
          <w:del w:id="273" w:author="Rinse Cramer" w:date="2025-11-24T23:59:00Z" w16du:dateUtc="2025-11-24T22:59:00Z"/>
        </w:rPr>
      </w:pPr>
      <w:del w:id="274" w:author="Rinse Cramer" w:date="2025-11-24T23:59:00Z" w16du:dateUtc="2025-11-24T22:59:00Z">
        <w:r w:rsidDel="0052334A">
          <w:delText xml:space="preserve">1. </w:delText>
        </w:r>
        <w:r w:rsidR="008B5C34" w:rsidDel="0052334A">
          <w:delText>Wat wil de ontvanger zien?</w:delText>
        </w:r>
      </w:del>
    </w:p>
    <w:p w14:paraId="7B329D5E" w14:textId="58DF2D4E" w:rsidR="00C043B4" w:rsidDel="0052334A" w:rsidRDefault="00617E97" w:rsidP="00617E97">
      <w:pPr>
        <w:pStyle w:val="Heading2"/>
        <w:numPr>
          <w:ilvl w:val="0"/>
          <w:numId w:val="2"/>
        </w:numPr>
        <w:rPr>
          <w:del w:id="275" w:author="Rinse Cramer" w:date="2025-11-24T23:59:00Z" w16du:dateUtc="2025-11-24T22:59:00Z"/>
        </w:rPr>
      </w:pPr>
      <w:del w:id="276" w:author="Rinse Cramer" w:date="2025-11-24T23:59:00Z" w16du:dateUtc="2025-11-24T22:59:00Z">
        <w:r w:rsidDel="0052334A">
          <w:delText>Probleem</w:delText>
        </w:r>
      </w:del>
    </w:p>
    <w:p w14:paraId="3328B8A9" w14:textId="49678A95" w:rsidR="00617E97" w:rsidDel="0052334A" w:rsidRDefault="006565DE" w:rsidP="00617E97">
      <w:pPr>
        <w:pStyle w:val="ListParagraph"/>
        <w:numPr>
          <w:ilvl w:val="0"/>
          <w:numId w:val="1"/>
        </w:numPr>
        <w:rPr>
          <w:del w:id="277" w:author="Rinse Cramer" w:date="2025-11-24T23:59:00Z" w16du:dateUtc="2025-11-24T22:59:00Z"/>
        </w:rPr>
      </w:pPr>
      <w:del w:id="278" w:author="Rinse Cramer" w:date="2025-11-24T23:59:00Z" w16du:dateUtc="2025-11-24T22:59:00Z">
        <w:r w:rsidDel="0052334A">
          <w:delText xml:space="preserve">1. </w:delText>
        </w:r>
        <w:r w:rsidR="00BE3A53" w:rsidDel="0052334A">
          <w:delText>Wat wil de ontvanger zien?</w:delText>
        </w:r>
      </w:del>
    </w:p>
    <w:p w14:paraId="2B2CED52" w14:textId="3C07E9E9" w:rsidR="00BE3A53" w:rsidDel="0052334A" w:rsidRDefault="00BE3A53" w:rsidP="00BE3A53">
      <w:pPr>
        <w:pStyle w:val="Heading2"/>
        <w:numPr>
          <w:ilvl w:val="0"/>
          <w:numId w:val="2"/>
        </w:numPr>
        <w:rPr>
          <w:del w:id="279" w:author="Rinse Cramer" w:date="2025-11-24T23:59:00Z" w16du:dateUtc="2025-11-24T22:59:00Z"/>
        </w:rPr>
      </w:pPr>
      <w:del w:id="280" w:author="Rinse Cramer" w:date="2025-11-24T23:59:00Z" w16du:dateUtc="2025-11-24T22:59:00Z">
        <w:r w:rsidDel="0052334A">
          <w:delText>Hypothese (bij bug)</w:delText>
        </w:r>
      </w:del>
    </w:p>
    <w:p w14:paraId="65F5066B" w14:textId="15CE2455" w:rsidR="00BE3A53" w:rsidDel="0052334A" w:rsidRDefault="006565DE" w:rsidP="00BE3A53">
      <w:pPr>
        <w:pStyle w:val="ListParagraph"/>
        <w:numPr>
          <w:ilvl w:val="0"/>
          <w:numId w:val="1"/>
        </w:numPr>
        <w:rPr>
          <w:del w:id="281" w:author="Rinse Cramer" w:date="2025-11-24T23:59:00Z" w16du:dateUtc="2025-11-24T22:59:00Z"/>
        </w:rPr>
      </w:pPr>
      <w:del w:id="282" w:author="Rinse Cramer" w:date="2025-11-24T23:59:00Z" w16du:dateUtc="2025-11-24T22:59:00Z">
        <w:r w:rsidDel="0052334A">
          <w:delText xml:space="preserve">1. </w:delText>
        </w:r>
        <w:r w:rsidR="00BE3A53" w:rsidDel="0052334A">
          <w:delText>Wat wil de ontvanger zien?</w:delText>
        </w:r>
      </w:del>
    </w:p>
    <w:p w14:paraId="742B310F" w14:textId="3403C7D6" w:rsidR="00BE3A53" w:rsidDel="0052334A" w:rsidRDefault="00BE3A53" w:rsidP="00BE3A53">
      <w:pPr>
        <w:pStyle w:val="Heading2"/>
        <w:numPr>
          <w:ilvl w:val="0"/>
          <w:numId w:val="2"/>
        </w:numPr>
        <w:rPr>
          <w:del w:id="283" w:author="Rinse Cramer" w:date="2025-11-24T23:59:00Z" w16du:dateUtc="2025-11-24T22:59:00Z"/>
        </w:rPr>
      </w:pPr>
      <w:del w:id="284" w:author="Rinse Cramer" w:date="2025-11-24T23:59:00Z" w16du:dateUtc="2025-11-24T22:59:00Z">
        <w:r w:rsidDel="0052334A">
          <w:delText>Oplossingsrichting</w:delText>
        </w:r>
        <w:r w:rsidR="00E71AFD" w:rsidDel="0052334A">
          <w:delText xml:space="preserve"> (bij feature)</w:delText>
        </w:r>
      </w:del>
    </w:p>
    <w:p w14:paraId="4EA3D161" w14:textId="60B2964E" w:rsidR="00E71AFD" w:rsidDel="0052334A" w:rsidRDefault="006565DE" w:rsidP="00E71AFD">
      <w:pPr>
        <w:pStyle w:val="ListParagraph"/>
        <w:numPr>
          <w:ilvl w:val="0"/>
          <w:numId w:val="1"/>
        </w:numPr>
        <w:rPr>
          <w:del w:id="285" w:author="Rinse Cramer" w:date="2025-11-24T23:59:00Z" w16du:dateUtc="2025-11-24T22:59:00Z"/>
        </w:rPr>
      </w:pPr>
      <w:del w:id="286" w:author="Rinse Cramer" w:date="2025-11-24T23:59:00Z" w16du:dateUtc="2025-11-24T22:59:00Z">
        <w:r w:rsidDel="0052334A">
          <w:delText xml:space="preserve">1. </w:delText>
        </w:r>
        <w:r w:rsidR="00E71AFD" w:rsidDel="0052334A">
          <w:delText>Wat wil de ontvanger zien?</w:delText>
        </w:r>
      </w:del>
    </w:p>
    <w:p w14:paraId="41DA7467" w14:textId="77777777" w:rsidR="006565DE" w:rsidRDefault="006565DE">
      <w:pPr>
        <w:rPr>
          <w:rFonts w:ascii="Segoe UI Emoji" w:eastAsiaTheme="majorEastAsia" w:hAnsi="Segoe UI Emoji" w:cs="Segoe UI Emoji"/>
          <w:color w:val="0F4761" w:themeColor="accent1" w:themeShade="BF"/>
          <w:sz w:val="40"/>
          <w:szCs w:val="40"/>
        </w:rPr>
      </w:pPr>
      <w:r>
        <w:rPr>
          <w:rFonts w:ascii="Segoe UI Emoji" w:hAnsi="Segoe UI Emoji" w:cs="Segoe UI Emoji"/>
        </w:rPr>
        <w:br w:type="page"/>
      </w:r>
    </w:p>
    <w:p w14:paraId="138B70D2" w14:textId="70171DAD" w:rsidR="00927E37" w:rsidRPr="009A5F95" w:rsidRDefault="002A3A29" w:rsidP="009A5F95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 xml:space="preserve">🔬 </w:t>
      </w:r>
      <w:r w:rsidR="006565DE">
        <w:rPr>
          <w:rFonts w:ascii="Segoe UI Emoji" w:hAnsi="Segoe UI Emoji" w:cs="Segoe UI Emoji"/>
        </w:rPr>
        <w:t xml:space="preserve">A. </w:t>
      </w:r>
      <w:r>
        <w:rPr>
          <w:rFonts w:ascii="Segoe UI Emoji" w:hAnsi="Segoe UI Emoji" w:cs="Segoe UI Emoji"/>
        </w:rPr>
        <w:t>A</w:t>
      </w:r>
      <w:r w:rsidR="00D753FA">
        <w:rPr>
          <w:rFonts w:ascii="Segoe UI Emoji" w:hAnsi="Segoe UI Emoji" w:cs="Segoe UI Emoji"/>
        </w:rPr>
        <w:t>anleiding of probleem (BUGS) helder?</w:t>
      </w:r>
    </w:p>
    <w:p w14:paraId="2791B2CF" w14:textId="06461B6B" w:rsidR="00D867EB" w:rsidRDefault="006565DE" w:rsidP="00D867EB">
      <w:pPr>
        <w:pStyle w:val="ListParagraph"/>
        <w:numPr>
          <w:ilvl w:val="0"/>
          <w:numId w:val="1"/>
        </w:numPr>
      </w:pPr>
      <w:r>
        <w:t xml:space="preserve">1. </w:t>
      </w:r>
      <w:r w:rsidR="00D867EB">
        <w:t>Crosscheck de beschrijving en deel je verbetering</w:t>
      </w:r>
    </w:p>
    <w:p w14:paraId="2D82F091" w14:textId="1034EBF1" w:rsidR="004358DD" w:rsidRDefault="006565DE" w:rsidP="00D867EB">
      <w:pPr>
        <w:pStyle w:val="ListParagraph"/>
        <w:numPr>
          <w:ilvl w:val="0"/>
          <w:numId w:val="1"/>
        </w:numPr>
      </w:pPr>
      <w:r>
        <w:t xml:space="preserve">2. </w:t>
      </w:r>
      <w:r w:rsidR="004358DD">
        <w:t xml:space="preserve">Sta in de schoenen van de ontvanger van een opmerking in </w:t>
      </w:r>
      <w:proofErr w:type="spellStart"/>
      <w:r w:rsidR="004358DD">
        <w:t>Jira</w:t>
      </w:r>
      <w:proofErr w:type="spellEnd"/>
    </w:p>
    <w:p w14:paraId="6E2B8C5C" w14:textId="07005E43" w:rsidR="004358DD" w:rsidRDefault="006565DE" w:rsidP="00D867EB">
      <w:pPr>
        <w:pStyle w:val="ListParagraph"/>
        <w:numPr>
          <w:ilvl w:val="0"/>
          <w:numId w:val="1"/>
        </w:numPr>
      </w:pPr>
      <w:r>
        <w:t xml:space="preserve">3. </w:t>
      </w:r>
      <w:r w:rsidR="004358DD">
        <w:t>Ook denk je na hoe je opmerking over een jaar zou lezen</w:t>
      </w:r>
    </w:p>
    <w:p w14:paraId="47D42672" w14:textId="16C11862" w:rsidR="00DE2E68" w:rsidRDefault="00DE2E68" w:rsidP="00DE2E68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🔬 </w:t>
      </w:r>
      <w:r w:rsidR="006565DE">
        <w:rPr>
          <w:rFonts w:ascii="Segoe UI Emoji" w:hAnsi="Segoe UI Emoji" w:cs="Segoe UI Emoji"/>
        </w:rPr>
        <w:t xml:space="preserve">B. </w:t>
      </w:r>
      <w:r w:rsidR="0048588D">
        <w:rPr>
          <w:rFonts w:ascii="Segoe UI Emoji" w:hAnsi="Segoe UI Emoji" w:cs="Segoe UI Emoji"/>
        </w:rPr>
        <w:t>Is het issue een Bug? (Bug(s) reproduceren!)</w:t>
      </w:r>
    </w:p>
    <w:p w14:paraId="51D3DF03" w14:textId="6C0D5390" w:rsidR="005079C8" w:rsidRDefault="006565DE" w:rsidP="0048588D">
      <w:pPr>
        <w:pStyle w:val="ListParagraph"/>
        <w:numPr>
          <w:ilvl w:val="0"/>
          <w:numId w:val="5"/>
        </w:numPr>
      </w:pPr>
      <w:r>
        <w:t xml:space="preserve">1. </w:t>
      </w:r>
      <w:r w:rsidR="005079C8">
        <w:t>Worden alle paden die excepties opleveren afgedekt?</w:t>
      </w:r>
    </w:p>
    <w:p w14:paraId="3694B19A" w14:textId="3CEA140B" w:rsidR="0024768F" w:rsidRDefault="0024768F" w:rsidP="0024768F">
      <w:pPr>
        <w:pStyle w:val="ListParagraph"/>
        <w:numPr>
          <w:ilvl w:val="1"/>
          <w:numId w:val="5"/>
        </w:numPr>
      </w:pPr>
      <w:r>
        <w:t>Als het fout kan gaan, dan gaat het fout</w:t>
      </w:r>
    </w:p>
    <w:p w14:paraId="612BFB64" w14:textId="2067F63F" w:rsidR="0048588D" w:rsidRDefault="006565DE" w:rsidP="0048588D">
      <w:pPr>
        <w:pStyle w:val="ListParagraph"/>
        <w:numPr>
          <w:ilvl w:val="0"/>
          <w:numId w:val="5"/>
        </w:numPr>
      </w:pPr>
      <w:r>
        <w:t xml:space="preserve">2. </w:t>
      </w:r>
      <w:r w:rsidR="00ED25E3">
        <w:t xml:space="preserve">Is de root </w:t>
      </w:r>
      <w:proofErr w:type="spellStart"/>
      <w:r w:rsidR="00ED25E3">
        <w:t>cause</w:t>
      </w:r>
      <w:proofErr w:type="spellEnd"/>
      <w:r w:rsidR="00ED25E3">
        <w:t xml:space="preserve"> van het probleem bekend?</w:t>
      </w:r>
    </w:p>
    <w:p w14:paraId="251EA582" w14:textId="00EFE242" w:rsidR="00ED25E3" w:rsidRDefault="00260B88" w:rsidP="00260B88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🔬 </w:t>
      </w:r>
      <w:r w:rsidR="006565DE">
        <w:rPr>
          <w:rFonts w:ascii="Segoe UI Emoji" w:hAnsi="Segoe UI Emoji" w:cs="Segoe UI Emoji"/>
        </w:rPr>
        <w:t xml:space="preserve">C. </w:t>
      </w:r>
      <w:r>
        <w:rPr>
          <w:rFonts w:ascii="Segoe UI Emoji" w:hAnsi="Segoe UI Emoji" w:cs="Segoe UI Emoji"/>
        </w:rPr>
        <w:t>Mogelijke oplossingen bedenken (minimaal 2, bestaande templates gebruiken!)</w:t>
      </w:r>
    </w:p>
    <w:p w14:paraId="48EBB779" w14:textId="31DD5402" w:rsidR="00260B88" w:rsidRDefault="006565DE" w:rsidP="00260B88">
      <w:pPr>
        <w:pStyle w:val="ListParagraph"/>
        <w:numPr>
          <w:ilvl w:val="0"/>
          <w:numId w:val="6"/>
        </w:numPr>
      </w:pPr>
      <w:r>
        <w:t xml:space="preserve">1. </w:t>
      </w:r>
      <w:r w:rsidR="00A53133">
        <w:t>Gebruik mainstream scenario’s</w:t>
      </w:r>
    </w:p>
    <w:p w14:paraId="4A136348" w14:textId="031FDD0C" w:rsidR="0000284E" w:rsidRDefault="006565DE" w:rsidP="00260B88">
      <w:pPr>
        <w:pStyle w:val="ListParagraph"/>
        <w:numPr>
          <w:ilvl w:val="0"/>
          <w:numId w:val="6"/>
        </w:numPr>
      </w:pPr>
      <w:r>
        <w:t xml:space="preserve">2. </w:t>
      </w:r>
      <w:r w:rsidR="0000284E">
        <w:t>Zoek referenties</w:t>
      </w:r>
    </w:p>
    <w:p w14:paraId="607D6595" w14:textId="68356B69" w:rsidR="00B576E7" w:rsidRDefault="0024768F" w:rsidP="007034CC">
      <w:pPr>
        <w:pStyle w:val="ListParagraph"/>
        <w:numPr>
          <w:ilvl w:val="1"/>
          <w:numId w:val="6"/>
        </w:numPr>
        <w:rPr>
          <w:ins w:id="287" w:author="Rinse Cramer" w:date="2025-11-04T23:01:00Z" w16du:dateUtc="2025-11-04T22:01:00Z"/>
        </w:rPr>
      </w:pPr>
      <w:r>
        <w:t>Is er een handleiding?</w:t>
      </w:r>
    </w:p>
    <w:p w14:paraId="4BC4E4DC" w14:textId="34394961" w:rsidR="00751104" w:rsidRDefault="00751104" w:rsidP="00751104">
      <w:pPr>
        <w:pStyle w:val="ListParagraph"/>
        <w:numPr>
          <w:ilvl w:val="0"/>
          <w:numId w:val="6"/>
        </w:numPr>
        <w:rPr>
          <w:ins w:id="288" w:author="Rinse Cramer" w:date="2025-11-04T23:02:00Z" w16du:dateUtc="2025-11-04T22:02:00Z"/>
        </w:rPr>
      </w:pPr>
      <w:ins w:id="289" w:author="Rinse Cramer" w:date="2025-11-04T23:01:00Z" w16du:dateUtc="2025-11-04T22:01:00Z">
        <w:r>
          <w:t xml:space="preserve">3. </w:t>
        </w:r>
        <w:r w:rsidR="00B6463A">
          <w:t>Heb ik een voorstel gedaan o</w:t>
        </w:r>
      </w:ins>
      <w:ins w:id="290" w:author="Rinse Cramer" w:date="2025-11-04T23:02:00Z" w16du:dateUtc="2025-11-04T22:02:00Z">
        <w:r w:rsidR="00B6463A">
          <w:t>p het moment dat ik denk dat het, om welke reden dan ook, anders kan?</w:t>
        </w:r>
      </w:ins>
    </w:p>
    <w:p w14:paraId="2E6D75D5" w14:textId="077BB173" w:rsidR="00D44222" w:rsidRDefault="00D44222" w:rsidP="00D44222">
      <w:pPr>
        <w:pStyle w:val="ListParagraph"/>
        <w:numPr>
          <w:ilvl w:val="1"/>
          <w:numId w:val="6"/>
        </w:numPr>
      </w:pPr>
      <w:ins w:id="291" w:author="Rinse Cramer" w:date="2025-11-04T23:02:00Z" w16du:dateUtc="2025-11-04T22:02:00Z">
        <w:r>
          <w:t>Bij akkoord uitvoeren</w:t>
        </w:r>
      </w:ins>
    </w:p>
    <w:p w14:paraId="24A660D4" w14:textId="49617991" w:rsidR="003F42E8" w:rsidRDefault="003F42E8" w:rsidP="003F42E8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🔬 </w:t>
      </w:r>
      <w:r w:rsidR="006565DE">
        <w:rPr>
          <w:rFonts w:ascii="Segoe UI Emoji" w:hAnsi="Segoe UI Emoji" w:cs="Segoe UI Emoji"/>
        </w:rPr>
        <w:t xml:space="preserve">D. </w:t>
      </w:r>
      <w:r w:rsidR="00D74BB2">
        <w:rPr>
          <w:rFonts w:ascii="Segoe UI Emoji" w:hAnsi="Segoe UI Emoji" w:cs="Segoe UI Emoji"/>
        </w:rPr>
        <w:t>Beste oplossing kiezen (KISS), onderbouwen waarom deze de voorkeur heeft</w:t>
      </w:r>
    </w:p>
    <w:p w14:paraId="5E6B1B55" w14:textId="37893F62" w:rsidR="006B3EA0" w:rsidRDefault="006565DE" w:rsidP="00E95BAA">
      <w:pPr>
        <w:pStyle w:val="ListParagraph"/>
        <w:numPr>
          <w:ilvl w:val="0"/>
          <w:numId w:val="8"/>
        </w:numPr>
      </w:pPr>
      <w:r>
        <w:t xml:space="preserve">1. </w:t>
      </w:r>
      <w:r w:rsidR="00EB28BE">
        <w:t>Expliciete referentie bij gekozen oplossing vermeld?</w:t>
      </w:r>
    </w:p>
    <w:p w14:paraId="203210C3" w14:textId="2D60563F" w:rsidR="00F65811" w:rsidDel="00EB3271" w:rsidRDefault="00F65811" w:rsidP="00F65811">
      <w:pPr>
        <w:pStyle w:val="Heading1"/>
        <w:rPr>
          <w:del w:id="292" w:author="Rinse Cramer" w:date="2025-11-07T18:11:00Z" w16du:dateUtc="2025-11-07T17:11:00Z"/>
          <w:rFonts w:ascii="Segoe UI Emoji" w:hAnsi="Segoe UI Emoji" w:cs="Segoe UI Emoji"/>
        </w:rPr>
      </w:pPr>
      <w:del w:id="293" w:author="Rinse Cramer" w:date="2025-11-07T18:11:00Z" w16du:dateUtc="2025-11-07T17:11:00Z">
        <w:r w:rsidDel="00EB3271">
          <w:rPr>
            <w:rFonts w:ascii="Segoe UI Emoji" w:hAnsi="Segoe UI Emoji" w:cs="Segoe UI Emoji"/>
          </w:rPr>
          <w:delText xml:space="preserve">🔬 </w:delText>
        </w:r>
        <w:r w:rsidR="006565DE" w:rsidDel="00EB3271">
          <w:rPr>
            <w:rFonts w:ascii="Segoe UI Emoji" w:hAnsi="Segoe UI Emoji" w:cs="Segoe UI Emoji"/>
          </w:rPr>
          <w:delText xml:space="preserve">E. </w:delText>
        </w:r>
        <w:r w:rsidDel="00EB3271">
          <w:rPr>
            <w:rFonts w:ascii="Segoe UI Emoji" w:hAnsi="Segoe UI Emoji" w:cs="Segoe UI Emoji"/>
          </w:rPr>
          <w:delText>Actiepunten</w:delText>
        </w:r>
        <w:r w:rsidR="00B651F3" w:rsidDel="00EB3271">
          <w:rPr>
            <w:rFonts w:ascii="Segoe UI Emoji" w:hAnsi="Segoe UI Emoji" w:cs="Segoe UI Emoji"/>
          </w:rPr>
          <w:delText xml:space="preserve"> uit Excel verwerkt en Jira ge</w:delText>
        </w:r>
        <w:r w:rsidR="00B651F3" w:rsidRPr="00B651F3" w:rsidDel="00EB3271">
          <w:rPr>
            <w:rFonts w:ascii="Segoe UI Emoji" w:hAnsi="Segoe UI Emoji" w:cs="Segoe UI Emoji"/>
          </w:rPr>
          <w:delText>ü</w:delText>
        </w:r>
        <w:r w:rsidR="00B651F3" w:rsidDel="00EB3271">
          <w:rPr>
            <w:rFonts w:ascii="Segoe UI Emoji" w:hAnsi="Segoe UI Emoji" w:cs="Segoe UI Emoji"/>
          </w:rPr>
          <w:delText>p</w:delText>
        </w:r>
        <w:r w:rsidR="00BA6CE0" w:rsidDel="00EB3271">
          <w:rPr>
            <w:rFonts w:ascii="Segoe UI Emoji" w:hAnsi="Segoe UI Emoji" w:cs="Segoe UI Emoji"/>
          </w:rPr>
          <w:delText>dated</w:delText>
        </w:r>
      </w:del>
    </w:p>
    <w:p w14:paraId="45D8E701" w14:textId="2234BECC" w:rsidR="00BA6CE0" w:rsidDel="00EB3271" w:rsidRDefault="006565DE" w:rsidP="00BA6CE0">
      <w:pPr>
        <w:pStyle w:val="ListParagraph"/>
        <w:numPr>
          <w:ilvl w:val="0"/>
          <w:numId w:val="8"/>
        </w:numPr>
        <w:rPr>
          <w:del w:id="294" w:author="Rinse Cramer" w:date="2025-11-07T18:11:00Z" w16du:dateUtc="2025-11-07T17:11:00Z"/>
        </w:rPr>
      </w:pPr>
      <w:del w:id="295" w:author="Rinse Cramer" w:date="2025-11-07T18:11:00Z" w16du:dateUtc="2025-11-07T17:11:00Z">
        <w:r w:rsidDel="00EB3271">
          <w:delText xml:space="preserve">1. </w:delText>
        </w:r>
        <w:r w:rsidR="00BA6CE0" w:rsidDel="00EB3271">
          <w:delText>Heb ik in Jira mijn oplossingen inclusief voor- en nadelen per oplossing genoteerd?</w:delText>
        </w:r>
      </w:del>
    </w:p>
    <w:p w14:paraId="688CE854" w14:textId="74F93D74" w:rsidR="00BA6CE0" w:rsidDel="00EB3271" w:rsidRDefault="00BA6CE0" w:rsidP="00BA6CE0">
      <w:pPr>
        <w:pStyle w:val="ListParagraph"/>
        <w:numPr>
          <w:ilvl w:val="1"/>
          <w:numId w:val="1"/>
        </w:numPr>
        <w:rPr>
          <w:del w:id="296" w:author="Rinse Cramer" w:date="2025-11-07T18:11:00Z" w16du:dateUtc="2025-11-07T17:11:00Z"/>
        </w:rPr>
      </w:pPr>
      <w:del w:id="297" w:author="Rinse Cramer" w:date="2025-11-07T18:11:00Z" w16du:dateUtc="2025-11-07T17:11:00Z">
        <w:r w:rsidDel="00EB3271">
          <w:delText>Alleen toevoegen van opmerking, NIET wijzigen</w:delText>
        </w:r>
      </w:del>
    </w:p>
    <w:p w14:paraId="56716AE1" w14:textId="0E5F6B25" w:rsidR="0088653A" w:rsidDel="00EB3271" w:rsidRDefault="006565DE" w:rsidP="0088653A">
      <w:pPr>
        <w:pStyle w:val="ListParagraph"/>
        <w:numPr>
          <w:ilvl w:val="0"/>
          <w:numId w:val="1"/>
        </w:numPr>
        <w:rPr>
          <w:del w:id="298" w:author="Rinse Cramer" w:date="2025-11-07T18:11:00Z" w16du:dateUtc="2025-11-07T17:11:00Z"/>
        </w:rPr>
      </w:pPr>
      <w:del w:id="299" w:author="Rinse Cramer" w:date="2025-11-07T18:11:00Z" w16du:dateUtc="2025-11-07T17:11:00Z">
        <w:r w:rsidDel="00EB3271">
          <w:delText xml:space="preserve">2. </w:delText>
        </w:r>
        <w:r w:rsidR="0088653A" w:rsidDel="00EB3271">
          <w:delText>Heb ik in Jira mijn scenario’s genoteerd?</w:delText>
        </w:r>
      </w:del>
    </w:p>
    <w:p w14:paraId="62D919B3" w14:textId="395E2A78" w:rsidR="0088653A" w:rsidDel="00EB3271" w:rsidRDefault="0088653A" w:rsidP="0088653A">
      <w:pPr>
        <w:pStyle w:val="ListParagraph"/>
        <w:numPr>
          <w:ilvl w:val="1"/>
          <w:numId w:val="1"/>
        </w:numPr>
        <w:rPr>
          <w:del w:id="300" w:author="Rinse Cramer" w:date="2025-11-07T18:11:00Z" w16du:dateUtc="2025-11-07T17:11:00Z"/>
        </w:rPr>
      </w:pPr>
      <w:del w:id="301" w:author="Rinse Cramer" w:date="2025-11-07T18:11:00Z" w16du:dateUtc="2025-11-07T17:11:00Z">
        <w:r w:rsidDel="00EB3271">
          <w:delText>Alleen toevoegen van opmerking, NIET wijzigen</w:delText>
        </w:r>
      </w:del>
    </w:p>
    <w:p w14:paraId="3540F8BF" w14:textId="7395B79D" w:rsidR="0088653A" w:rsidDel="00EB3271" w:rsidRDefault="006565DE" w:rsidP="0088653A">
      <w:pPr>
        <w:pStyle w:val="ListParagraph"/>
        <w:numPr>
          <w:ilvl w:val="0"/>
          <w:numId w:val="1"/>
        </w:numPr>
        <w:rPr>
          <w:del w:id="302" w:author="Rinse Cramer" w:date="2025-11-07T18:11:00Z" w16du:dateUtc="2025-11-07T17:11:00Z"/>
        </w:rPr>
      </w:pPr>
      <w:del w:id="303" w:author="Rinse Cramer" w:date="2025-11-07T18:11:00Z" w16du:dateUtc="2025-11-07T17:11:00Z">
        <w:r w:rsidDel="00EB3271">
          <w:delText xml:space="preserve">3. </w:delText>
        </w:r>
        <w:r w:rsidR="0088653A" w:rsidDel="00EB3271">
          <w:delText>Heb ik in Jira mijn deliverables genoteerd?</w:delText>
        </w:r>
      </w:del>
    </w:p>
    <w:p w14:paraId="41AA16FE" w14:textId="33074730" w:rsidR="0088653A" w:rsidDel="00EB3271" w:rsidRDefault="0088653A" w:rsidP="0088653A">
      <w:pPr>
        <w:pStyle w:val="ListParagraph"/>
        <w:numPr>
          <w:ilvl w:val="1"/>
          <w:numId w:val="1"/>
        </w:numPr>
        <w:rPr>
          <w:del w:id="304" w:author="Rinse Cramer" w:date="2025-11-07T18:11:00Z" w16du:dateUtc="2025-11-07T17:11:00Z"/>
        </w:rPr>
      </w:pPr>
      <w:del w:id="305" w:author="Rinse Cramer" w:date="2025-11-07T18:11:00Z" w16du:dateUtc="2025-11-07T17:11:00Z">
        <w:r w:rsidDel="00EB3271">
          <w:delText>Alleen toevoegen van opmerking, NIET wijzigen</w:delText>
        </w:r>
      </w:del>
    </w:p>
    <w:p w14:paraId="531459AA" w14:textId="278DE2B8" w:rsidR="000347C9" w:rsidRDefault="000347C9" w:rsidP="000347C9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🔬 </w:t>
      </w:r>
      <w:del w:id="306" w:author="Rinse Cramer" w:date="2025-11-07T18:12:00Z" w16du:dateUtc="2025-11-07T17:12:00Z">
        <w:r w:rsidR="003243EB" w:rsidDel="00EB3271">
          <w:rPr>
            <w:rFonts w:ascii="Segoe UI Emoji" w:hAnsi="Segoe UI Emoji" w:cs="Segoe UI Emoji"/>
          </w:rPr>
          <w:delText>F</w:delText>
        </w:r>
      </w:del>
      <w:ins w:id="307" w:author="Rinse Cramer" w:date="2025-11-07T18:12:00Z" w16du:dateUtc="2025-11-07T17:12:00Z">
        <w:r w:rsidR="00EB3271">
          <w:rPr>
            <w:rFonts w:ascii="Segoe UI Emoji" w:hAnsi="Segoe UI Emoji" w:cs="Segoe UI Emoji"/>
          </w:rPr>
          <w:t>E</w:t>
        </w:r>
      </w:ins>
      <w:r w:rsidR="006565DE">
        <w:rPr>
          <w:rFonts w:ascii="Segoe UI Emoji" w:hAnsi="Segoe UI Emoji" w:cs="Segoe UI Emoji"/>
        </w:rPr>
        <w:t xml:space="preserve">. </w:t>
      </w:r>
      <w:r>
        <w:rPr>
          <w:rFonts w:ascii="Segoe UI Emoji" w:hAnsi="Segoe UI Emoji" w:cs="Segoe UI Emoji"/>
        </w:rPr>
        <w:t>Evaluatie eerste acties:</w:t>
      </w:r>
    </w:p>
    <w:p w14:paraId="25150362" w14:textId="3554EB61" w:rsidR="000347C9" w:rsidRDefault="00C867A1" w:rsidP="006565DE">
      <w:pPr>
        <w:pStyle w:val="Heading2"/>
        <w:numPr>
          <w:ilvl w:val="0"/>
          <w:numId w:val="27"/>
        </w:numPr>
      </w:pPr>
      <w:r>
        <w:t>Hoe lang denk je nog nodig te hebben?</w:t>
      </w:r>
    </w:p>
    <w:p w14:paraId="17DE6F11" w14:textId="12C87C5E" w:rsidR="00C867A1" w:rsidRDefault="006565DE" w:rsidP="00C867A1">
      <w:pPr>
        <w:pStyle w:val="ListParagraph"/>
        <w:numPr>
          <w:ilvl w:val="0"/>
          <w:numId w:val="9"/>
        </w:numPr>
      </w:pPr>
      <w:r>
        <w:t xml:space="preserve">1. </w:t>
      </w:r>
      <w:r w:rsidR="00C867A1">
        <w:t>Heb ik voldoende zoektermen gebruikt?</w:t>
      </w:r>
    </w:p>
    <w:p w14:paraId="4766941C" w14:textId="162ED290" w:rsidR="00C867A1" w:rsidRDefault="006565DE" w:rsidP="00C867A1">
      <w:pPr>
        <w:pStyle w:val="ListParagraph"/>
        <w:numPr>
          <w:ilvl w:val="0"/>
          <w:numId w:val="9"/>
        </w:numPr>
      </w:pPr>
      <w:r>
        <w:lastRenderedPageBreak/>
        <w:t xml:space="preserve">2. </w:t>
      </w:r>
      <w:r w:rsidR="00C867A1">
        <w:t>Staan er dingen in die niet bij de opdracht horen?</w:t>
      </w:r>
    </w:p>
    <w:p w14:paraId="3CF46ED2" w14:textId="071EE8C1" w:rsidR="00C867A1" w:rsidRDefault="006565DE" w:rsidP="00C867A1">
      <w:pPr>
        <w:pStyle w:val="ListParagraph"/>
        <w:numPr>
          <w:ilvl w:val="0"/>
          <w:numId w:val="9"/>
        </w:numPr>
      </w:pPr>
      <w:r>
        <w:t xml:space="preserve">3. </w:t>
      </w:r>
      <w:r w:rsidR="00C867A1">
        <w:t>Is het eerder gebeurd?</w:t>
      </w:r>
    </w:p>
    <w:p w14:paraId="2FADE608" w14:textId="09AE467E" w:rsidR="00BB7400" w:rsidRDefault="00BB7400" w:rsidP="006565DE">
      <w:pPr>
        <w:pStyle w:val="Heading2"/>
        <w:numPr>
          <w:ilvl w:val="0"/>
          <w:numId w:val="27"/>
        </w:numPr>
      </w:pPr>
      <w:r>
        <w:t>Past het binnen de 150%? Past het binnen de tijdtrigger? Zo ja, ga door</w:t>
      </w:r>
    </w:p>
    <w:p w14:paraId="074CB665" w14:textId="2C109B68" w:rsidR="00BB7400" w:rsidRDefault="006565DE" w:rsidP="00BB7400">
      <w:pPr>
        <w:pStyle w:val="ListParagraph"/>
        <w:numPr>
          <w:ilvl w:val="0"/>
          <w:numId w:val="10"/>
        </w:numPr>
      </w:pPr>
      <w:r>
        <w:t xml:space="preserve">1. </w:t>
      </w:r>
      <w:r w:rsidR="00BB7400">
        <w:t>Heb ik voldoende zoektermen gebruikt?</w:t>
      </w:r>
    </w:p>
    <w:p w14:paraId="66C7B6E9" w14:textId="428522F0" w:rsidR="00BB7400" w:rsidRDefault="006565DE" w:rsidP="00BB7400">
      <w:pPr>
        <w:pStyle w:val="ListParagraph"/>
        <w:numPr>
          <w:ilvl w:val="0"/>
          <w:numId w:val="10"/>
        </w:numPr>
      </w:pPr>
      <w:r>
        <w:t xml:space="preserve">2. </w:t>
      </w:r>
      <w:r w:rsidR="00BB7400">
        <w:t>Staan er dingen in die niet bij de opdracht horen?</w:t>
      </w:r>
    </w:p>
    <w:p w14:paraId="12E8E2DE" w14:textId="6341647C" w:rsidR="00BB7400" w:rsidRDefault="006565DE" w:rsidP="00BB7400">
      <w:pPr>
        <w:pStyle w:val="ListParagraph"/>
        <w:numPr>
          <w:ilvl w:val="0"/>
          <w:numId w:val="10"/>
        </w:numPr>
      </w:pPr>
      <w:r>
        <w:t xml:space="preserve">3. </w:t>
      </w:r>
      <w:r w:rsidR="00BB7400">
        <w:t>Is het eerder gebe</w:t>
      </w:r>
      <w:r w:rsidR="00AE3346">
        <w:t>urd?</w:t>
      </w:r>
    </w:p>
    <w:p w14:paraId="12ADCF42" w14:textId="6281A680" w:rsidR="004C77D8" w:rsidRDefault="004C77D8" w:rsidP="004C77D8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🔬 </w:t>
      </w:r>
      <w:del w:id="308" w:author="Rinse Cramer" w:date="2025-11-07T18:12:00Z" w16du:dateUtc="2025-11-07T17:12:00Z">
        <w:r w:rsidR="00652221" w:rsidDel="00EB3271">
          <w:rPr>
            <w:rFonts w:ascii="Segoe UI Emoji" w:hAnsi="Segoe UI Emoji" w:cs="Segoe UI Emoji"/>
          </w:rPr>
          <w:delText>G</w:delText>
        </w:r>
      </w:del>
      <w:ins w:id="309" w:author="Rinse Cramer" w:date="2025-11-07T18:12:00Z" w16du:dateUtc="2025-11-07T17:12:00Z">
        <w:r w:rsidR="00EB3271">
          <w:rPr>
            <w:rFonts w:ascii="Segoe UI Emoji" w:hAnsi="Segoe UI Emoji" w:cs="Segoe UI Emoji"/>
          </w:rPr>
          <w:t>F</w:t>
        </w:r>
      </w:ins>
      <w:r w:rsidR="006565DE">
        <w:rPr>
          <w:rFonts w:ascii="Segoe UI Emoji" w:hAnsi="Segoe UI Emoji" w:cs="Segoe UI Emoji"/>
        </w:rPr>
        <w:t xml:space="preserve">. </w:t>
      </w:r>
      <w:r>
        <w:rPr>
          <w:rFonts w:ascii="Segoe UI Emoji" w:hAnsi="Segoe UI Emoji" w:cs="Segoe UI Emoji"/>
        </w:rPr>
        <w:t>Evaluatie laatste acties:</w:t>
      </w:r>
    </w:p>
    <w:p w14:paraId="0B099169" w14:textId="591C2806" w:rsidR="004C77D8" w:rsidRDefault="004C77D8" w:rsidP="006565DE">
      <w:pPr>
        <w:pStyle w:val="Heading2"/>
        <w:numPr>
          <w:ilvl w:val="0"/>
          <w:numId w:val="28"/>
        </w:numPr>
      </w:pPr>
      <w:r>
        <w:t>Hoe heeft het zo lang kunnen duren?</w:t>
      </w:r>
    </w:p>
    <w:p w14:paraId="56352D78" w14:textId="15F0A48B" w:rsidR="004C77D8" w:rsidRDefault="006565DE" w:rsidP="004C77D8">
      <w:pPr>
        <w:pStyle w:val="ListParagraph"/>
        <w:numPr>
          <w:ilvl w:val="0"/>
          <w:numId w:val="11"/>
        </w:numPr>
      </w:pPr>
      <w:r>
        <w:t xml:space="preserve">1. </w:t>
      </w:r>
      <w:r w:rsidR="00987B2D">
        <w:t>Heb ik voldoende zoektermen gebruikt?</w:t>
      </w:r>
    </w:p>
    <w:p w14:paraId="7C6187BE" w14:textId="1ADF7A1E" w:rsidR="00987B2D" w:rsidRDefault="006565DE" w:rsidP="004C77D8">
      <w:pPr>
        <w:pStyle w:val="ListParagraph"/>
        <w:numPr>
          <w:ilvl w:val="0"/>
          <w:numId w:val="11"/>
        </w:numPr>
      </w:pPr>
      <w:r>
        <w:t xml:space="preserve">2. </w:t>
      </w:r>
      <w:r w:rsidR="00987B2D">
        <w:t>Staan er dingen in die niet bij de opdracht horen?</w:t>
      </w:r>
    </w:p>
    <w:p w14:paraId="01F387AC" w14:textId="24D3E7E1" w:rsidR="00987B2D" w:rsidRDefault="006565DE" w:rsidP="004C77D8">
      <w:pPr>
        <w:pStyle w:val="ListParagraph"/>
        <w:numPr>
          <w:ilvl w:val="0"/>
          <w:numId w:val="11"/>
        </w:numPr>
      </w:pPr>
      <w:r>
        <w:t xml:space="preserve">3. </w:t>
      </w:r>
      <w:r w:rsidR="00987B2D">
        <w:t xml:space="preserve">Is het </w:t>
      </w:r>
      <w:r w:rsidR="00CB150A">
        <w:t>eerder gebeurd?</w:t>
      </w:r>
    </w:p>
    <w:p w14:paraId="214A9468" w14:textId="5B8ADBAB" w:rsidR="00CB150A" w:rsidRDefault="00CB150A" w:rsidP="006565DE">
      <w:pPr>
        <w:pStyle w:val="Heading2"/>
        <w:numPr>
          <w:ilvl w:val="0"/>
          <w:numId w:val="28"/>
        </w:numPr>
      </w:pPr>
      <w:r>
        <w:t>Zijn er snellere methodieken mogelijk?</w:t>
      </w:r>
    </w:p>
    <w:p w14:paraId="0249DCBD" w14:textId="24FCC1F0" w:rsidR="00CB150A" w:rsidRDefault="006565DE" w:rsidP="00CB150A">
      <w:pPr>
        <w:pStyle w:val="ListParagraph"/>
        <w:numPr>
          <w:ilvl w:val="0"/>
          <w:numId w:val="12"/>
        </w:numPr>
      </w:pPr>
      <w:r>
        <w:t xml:space="preserve">1. </w:t>
      </w:r>
      <w:r w:rsidR="00CB150A">
        <w:t>Heb ik voldoende zoektermen gebruikt?</w:t>
      </w:r>
    </w:p>
    <w:p w14:paraId="0FF49299" w14:textId="35361DBD" w:rsidR="00CB150A" w:rsidRDefault="006565DE" w:rsidP="00CB150A">
      <w:pPr>
        <w:pStyle w:val="ListParagraph"/>
        <w:numPr>
          <w:ilvl w:val="0"/>
          <w:numId w:val="12"/>
        </w:numPr>
      </w:pPr>
      <w:r>
        <w:t xml:space="preserve">2. </w:t>
      </w:r>
      <w:r w:rsidR="00CB150A">
        <w:t>Staan er dingen in die niet bij de opdracht horen?</w:t>
      </w:r>
    </w:p>
    <w:p w14:paraId="1A153ADB" w14:textId="78338D46" w:rsidR="00CB150A" w:rsidRDefault="006565DE" w:rsidP="00CB150A">
      <w:pPr>
        <w:pStyle w:val="ListParagraph"/>
        <w:numPr>
          <w:ilvl w:val="0"/>
          <w:numId w:val="12"/>
        </w:numPr>
        <w:rPr>
          <w:ins w:id="310" w:author="Rinse Cramer" w:date="2025-11-24T23:58:00Z" w16du:dateUtc="2025-11-24T22:58:00Z"/>
        </w:rPr>
      </w:pPr>
      <w:r>
        <w:t xml:space="preserve">3. </w:t>
      </w:r>
      <w:r w:rsidR="00CB150A">
        <w:t>Is het eerder gebeurd?</w:t>
      </w:r>
    </w:p>
    <w:p w14:paraId="78709145" w14:textId="5979F5D0" w:rsidR="005955BC" w:rsidRDefault="005955BC" w:rsidP="005955BC">
      <w:pPr>
        <w:pStyle w:val="Heading2"/>
        <w:rPr>
          <w:ins w:id="311" w:author="Rinse Cramer" w:date="2025-11-24T23:58:00Z" w16du:dateUtc="2025-11-24T22:58:00Z"/>
        </w:rPr>
      </w:pPr>
      <w:ins w:id="312" w:author="Rinse Cramer" w:date="2025-11-24T23:58:00Z" w16du:dateUtc="2025-11-24T22:58:00Z">
        <w:r>
          <w:t>c. Heb ik mijn antwoorden getest voordat ik JW spreek?</w:t>
        </w:r>
      </w:ins>
    </w:p>
    <w:p w14:paraId="248CE5E8" w14:textId="65AE8CDB" w:rsidR="005955BC" w:rsidRPr="005955BC" w:rsidRDefault="00572936">
      <w:pPr>
        <w:pStyle w:val="ListParagraph"/>
        <w:numPr>
          <w:ilvl w:val="0"/>
          <w:numId w:val="35"/>
        </w:numPr>
        <w:pPrChange w:id="313" w:author="Rinse Cramer" w:date="2025-11-24T23:58:00Z" w16du:dateUtc="2025-11-24T22:58:00Z">
          <w:pPr>
            <w:pStyle w:val="ListParagraph"/>
            <w:numPr>
              <w:numId w:val="12"/>
            </w:numPr>
            <w:ind w:hanging="360"/>
          </w:pPr>
        </w:pPrChange>
      </w:pPr>
      <w:ins w:id="314" w:author="Rinse Cramer" w:date="2025-11-24T23:58:00Z" w16du:dateUtc="2025-11-24T22:58:00Z">
        <w:r>
          <w:t>1. Heb ik de grootste oorzaak kunnen vinden?</w:t>
        </w:r>
      </w:ins>
    </w:p>
    <w:p w14:paraId="3AC7B866" w14:textId="77777777" w:rsidR="006565DE" w:rsidRDefault="006565D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7671BAF" w14:textId="0422E229" w:rsidR="00AC2970" w:rsidRPr="006565DE" w:rsidDel="0052334A" w:rsidRDefault="006565DE" w:rsidP="00AC2970">
      <w:pPr>
        <w:pStyle w:val="Heading1"/>
        <w:rPr>
          <w:del w:id="315" w:author="Rinse Cramer" w:date="2025-11-25T00:00:00Z" w16du:dateUtc="2025-11-24T23:00:00Z"/>
        </w:rPr>
      </w:pPr>
      <w:del w:id="316" w:author="Rinse Cramer" w:date="2025-11-25T00:00:00Z" w16du:dateUtc="2025-11-24T23:00:00Z">
        <w:r w:rsidDel="0052334A">
          <w:rPr>
            <w:rFonts w:ascii="Segoe UI Emoji" w:hAnsi="Segoe UI Emoji" w:cs="Segoe UI Emoji"/>
          </w:rPr>
          <w:lastRenderedPageBreak/>
          <w:delText>🫱🏻</w:delText>
        </w:r>
        <w:r w:rsidDel="0052334A">
          <w:delText>‍</w:delText>
        </w:r>
        <w:r w:rsidR="00AC2970" w:rsidDel="0052334A">
          <w:rPr>
            <w:rFonts w:ascii="Segoe UI Emoji" w:hAnsi="Segoe UI Emoji" w:cs="Segoe UI Emoji"/>
          </w:rPr>
          <w:delText xml:space="preserve">🫲🏻 </w:delText>
        </w:r>
        <w:r w:rsidDel="0052334A">
          <w:rPr>
            <w:rFonts w:ascii="Segoe UI Emoji" w:hAnsi="Segoe UI Emoji" w:cs="Segoe UI Emoji"/>
          </w:rPr>
          <w:delText xml:space="preserve">A. </w:delText>
        </w:r>
        <w:r w:rsidR="0085723A" w:rsidDel="0052334A">
          <w:rPr>
            <w:rFonts w:ascii="Segoe UI Emoji" w:hAnsi="Segoe UI Emoji" w:cs="Segoe UI Emoji"/>
          </w:rPr>
          <w:delText>Waarom heeft de opdrachtgever deze keuze gemaakt?</w:delText>
        </w:r>
      </w:del>
    </w:p>
    <w:p w14:paraId="6C5DD016" w14:textId="4716D296" w:rsidR="003F6A22" w:rsidDel="0052334A" w:rsidRDefault="006565DE" w:rsidP="003F6A22">
      <w:pPr>
        <w:pStyle w:val="ListParagraph"/>
        <w:numPr>
          <w:ilvl w:val="0"/>
          <w:numId w:val="1"/>
        </w:numPr>
        <w:rPr>
          <w:del w:id="317" w:author="Rinse Cramer" w:date="2025-11-25T00:00:00Z" w16du:dateUtc="2025-11-24T23:00:00Z"/>
        </w:rPr>
      </w:pPr>
      <w:del w:id="318" w:author="Rinse Cramer" w:date="2025-11-25T00:00:00Z" w16du:dateUtc="2025-11-24T23:00:00Z">
        <w:r w:rsidDel="0052334A">
          <w:delText xml:space="preserve">1. </w:delText>
        </w:r>
        <w:r w:rsidR="003F6A22" w:rsidDel="0052334A">
          <w:delText>Controleer schriftje op actiepunten</w:delText>
        </w:r>
      </w:del>
    </w:p>
    <w:p w14:paraId="0DC35BAE" w14:textId="0E394A99" w:rsidR="003F6A22" w:rsidRPr="003F6A22" w:rsidDel="0052334A" w:rsidRDefault="003F6A22" w:rsidP="003F6A22">
      <w:pPr>
        <w:pStyle w:val="ListParagraph"/>
        <w:numPr>
          <w:ilvl w:val="1"/>
          <w:numId w:val="1"/>
        </w:numPr>
        <w:rPr>
          <w:del w:id="319" w:author="Rinse Cramer" w:date="2025-11-25T00:00:00Z" w16du:dateUtc="2025-11-24T23:00:00Z"/>
        </w:rPr>
      </w:pPr>
      <w:del w:id="320" w:author="Rinse Cramer" w:date="2025-11-25T00:00:00Z" w16du:dateUtc="2025-11-24T23:00:00Z">
        <w:r w:rsidDel="0052334A">
          <w:delText>Actiepunten zijn mondeling ontvangen van de opdrachtgever</w:delText>
        </w:r>
      </w:del>
    </w:p>
    <w:p w14:paraId="0278E7CD" w14:textId="02F8ACBC" w:rsidR="00892AA2" w:rsidDel="0052334A" w:rsidRDefault="00892AA2" w:rsidP="00892AA2">
      <w:pPr>
        <w:pStyle w:val="Heading1"/>
        <w:rPr>
          <w:del w:id="321" w:author="Rinse Cramer" w:date="2025-11-25T00:00:00Z" w16du:dateUtc="2025-11-24T23:00:00Z"/>
          <w:rFonts w:ascii="Segoe UI Emoji" w:hAnsi="Segoe UI Emoji" w:cs="Segoe UI Emoji"/>
        </w:rPr>
      </w:pPr>
      <w:del w:id="322" w:author="Rinse Cramer" w:date="2025-11-25T00:00:00Z" w16du:dateUtc="2025-11-24T23:00:00Z">
        <w:r w:rsidDel="0052334A">
          <w:rPr>
            <w:rFonts w:ascii="Segoe UI Emoji" w:hAnsi="Segoe UI Emoji" w:cs="Segoe UI Emoji"/>
          </w:rPr>
          <w:delText>🫱🏻</w:delText>
        </w:r>
        <w:r w:rsidDel="0052334A">
          <w:delText>‍</w:delText>
        </w:r>
        <w:r w:rsidDel="0052334A">
          <w:rPr>
            <w:rFonts w:ascii="Segoe UI Emoji" w:hAnsi="Segoe UI Emoji" w:cs="Segoe UI Emoji"/>
          </w:rPr>
          <w:delText xml:space="preserve">🫲🏻 </w:delText>
        </w:r>
        <w:r w:rsidR="006565DE" w:rsidDel="0052334A">
          <w:rPr>
            <w:rFonts w:ascii="Segoe UI Emoji" w:hAnsi="Segoe UI Emoji" w:cs="Segoe UI Emoji"/>
          </w:rPr>
          <w:delText xml:space="preserve">B. </w:delText>
        </w:r>
        <w:r w:rsidDel="0052334A">
          <w:rPr>
            <w:rFonts w:ascii="Segoe UI Emoji" w:hAnsi="Segoe UI Emoji" w:cs="Segoe UI Emoji"/>
          </w:rPr>
          <w:delText>W</w:delText>
        </w:r>
        <w:r w:rsidR="00A92416" w:rsidDel="0052334A">
          <w:rPr>
            <w:rFonts w:ascii="Segoe UI Emoji" w:hAnsi="Segoe UI Emoji" w:cs="Segoe UI Emoji"/>
          </w:rPr>
          <w:delText>aarom is dit nodig?</w:delText>
        </w:r>
      </w:del>
    </w:p>
    <w:p w14:paraId="25DD5254" w14:textId="08FD38C7" w:rsidR="004358DD" w:rsidDel="0052334A" w:rsidRDefault="006565DE" w:rsidP="0070413B">
      <w:pPr>
        <w:pStyle w:val="ListParagraph"/>
        <w:numPr>
          <w:ilvl w:val="0"/>
          <w:numId w:val="1"/>
        </w:numPr>
        <w:rPr>
          <w:del w:id="323" w:author="Rinse Cramer" w:date="2025-11-25T00:00:00Z" w16du:dateUtc="2025-11-24T23:00:00Z"/>
        </w:rPr>
      </w:pPr>
      <w:del w:id="324" w:author="Rinse Cramer" w:date="2025-11-25T00:00:00Z" w16du:dateUtc="2025-11-24T23:00:00Z">
        <w:r w:rsidDel="0052334A">
          <w:delText xml:space="preserve">1. </w:delText>
        </w:r>
        <w:r w:rsidR="0070413B" w:rsidDel="0052334A">
          <w:delText>Wie voeren de deliverables uit?</w:delText>
        </w:r>
      </w:del>
    </w:p>
    <w:p w14:paraId="3979CD91" w14:textId="22D49096" w:rsidR="00A92416" w:rsidDel="0052334A" w:rsidRDefault="004358DD" w:rsidP="004358DD">
      <w:pPr>
        <w:pStyle w:val="Heading1"/>
        <w:rPr>
          <w:del w:id="325" w:author="Rinse Cramer" w:date="2025-11-25T00:00:00Z" w16du:dateUtc="2025-11-24T23:00:00Z"/>
          <w:rFonts w:ascii="Segoe UI Emoji" w:hAnsi="Segoe UI Emoji" w:cs="Segoe UI Emoji"/>
        </w:rPr>
      </w:pPr>
      <w:del w:id="326" w:author="Rinse Cramer" w:date="2025-11-25T00:00:00Z" w16du:dateUtc="2025-11-24T23:00:00Z">
        <w:r w:rsidDel="0052334A">
          <w:rPr>
            <w:rFonts w:ascii="Segoe UI Emoji" w:hAnsi="Segoe UI Emoji" w:cs="Segoe UI Emoji"/>
          </w:rPr>
          <w:delText>🫱🏻</w:delText>
        </w:r>
        <w:r w:rsidDel="0052334A">
          <w:delText>‍</w:delText>
        </w:r>
        <w:r w:rsidDel="0052334A">
          <w:rPr>
            <w:rFonts w:ascii="Segoe UI Emoji" w:hAnsi="Segoe UI Emoji" w:cs="Segoe UI Emoji"/>
          </w:rPr>
          <w:delText xml:space="preserve">🫲🏻 </w:delText>
        </w:r>
        <w:r w:rsidR="006565DE" w:rsidDel="0052334A">
          <w:rPr>
            <w:rFonts w:ascii="Segoe UI Emoji" w:hAnsi="Segoe UI Emoji" w:cs="Segoe UI Emoji"/>
          </w:rPr>
          <w:delText xml:space="preserve">C. </w:delText>
        </w:r>
        <w:r w:rsidR="00B3148C" w:rsidDel="0052334A">
          <w:rPr>
            <w:rFonts w:ascii="Segoe UI Emoji" w:hAnsi="Segoe UI Emoji" w:cs="Segoe UI Emoji"/>
          </w:rPr>
          <w:delText>Hoe werkt het?</w:delText>
        </w:r>
      </w:del>
    </w:p>
    <w:p w14:paraId="66D24774" w14:textId="488FEEB3" w:rsidR="0070413B" w:rsidDel="0052334A" w:rsidRDefault="006565DE" w:rsidP="0070413B">
      <w:pPr>
        <w:pStyle w:val="ListParagraph"/>
        <w:numPr>
          <w:ilvl w:val="0"/>
          <w:numId w:val="8"/>
        </w:numPr>
        <w:rPr>
          <w:del w:id="327" w:author="Rinse Cramer" w:date="2025-11-25T00:00:00Z" w16du:dateUtc="2025-11-24T23:00:00Z"/>
        </w:rPr>
      </w:pPr>
      <w:del w:id="328" w:author="Rinse Cramer" w:date="2025-11-25T00:00:00Z" w16du:dateUtc="2025-11-24T23:00:00Z">
        <w:r w:rsidDel="0052334A">
          <w:delText xml:space="preserve">1. </w:delText>
        </w:r>
        <w:r w:rsidR="0070413B" w:rsidDel="0052334A">
          <w:delText>Bij testplan zwaartepunt op testen leggen</w:delText>
        </w:r>
      </w:del>
    </w:p>
    <w:p w14:paraId="74E5C8ED" w14:textId="298F938E" w:rsidR="00B3148C" w:rsidDel="0052334A" w:rsidRDefault="0070413B" w:rsidP="0070413B">
      <w:pPr>
        <w:pStyle w:val="ListParagraph"/>
        <w:numPr>
          <w:ilvl w:val="1"/>
          <w:numId w:val="8"/>
        </w:numPr>
        <w:rPr>
          <w:del w:id="329" w:author="Rinse Cramer" w:date="2025-11-25T00:00:00Z" w16du:dateUtc="2025-11-24T23:00:00Z"/>
        </w:rPr>
      </w:pPr>
      <w:del w:id="330" w:author="Rinse Cramer" w:date="2025-11-25T00:00:00Z" w16du:dateUtc="2025-11-24T23:00:00Z">
        <w:r w:rsidDel="0052334A">
          <w:delText>Duidelijke verwachtingen scheppen</w:delText>
        </w:r>
      </w:del>
    </w:p>
    <w:p w14:paraId="6508471D" w14:textId="338C9119" w:rsidR="00B3148C" w:rsidDel="0052334A" w:rsidRDefault="00B3148C" w:rsidP="00B3148C">
      <w:pPr>
        <w:pStyle w:val="Heading1"/>
        <w:rPr>
          <w:del w:id="331" w:author="Rinse Cramer" w:date="2025-11-25T00:00:00Z" w16du:dateUtc="2025-11-24T23:00:00Z"/>
          <w:rFonts w:ascii="Segoe UI Emoji" w:hAnsi="Segoe UI Emoji" w:cs="Segoe UI Emoji"/>
        </w:rPr>
      </w:pPr>
      <w:del w:id="332" w:author="Rinse Cramer" w:date="2025-11-25T00:00:00Z" w16du:dateUtc="2025-11-24T23:00:00Z">
        <w:r w:rsidDel="0052334A">
          <w:rPr>
            <w:rFonts w:ascii="Segoe UI Emoji" w:hAnsi="Segoe UI Emoji" w:cs="Segoe UI Emoji"/>
          </w:rPr>
          <w:delText>🫱🏻</w:delText>
        </w:r>
        <w:r w:rsidDel="0052334A">
          <w:delText>‍</w:delText>
        </w:r>
        <w:r w:rsidDel="0052334A">
          <w:rPr>
            <w:rFonts w:ascii="Segoe UI Emoji" w:hAnsi="Segoe UI Emoji" w:cs="Segoe UI Emoji"/>
          </w:rPr>
          <w:delText xml:space="preserve">🫲🏻 </w:delText>
        </w:r>
        <w:r w:rsidR="006565DE" w:rsidDel="0052334A">
          <w:rPr>
            <w:rFonts w:ascii="Segoe UI Emoji" w:hAnsi="Segoe UI Emoji" w:cs="Segoe UI Emoji"/>
          </w:rPr>
          <w:delText xml:space="preserve">D. </w:delText>
        </w:r>
        <w:r w:rsidDel="0052334A">
          <w:rPr>
            <w:rFonts w:ascii="Segoe UI Emoji" w:hAnsi="Segoe UI Emoji" w:cs="Segoe UI Emoji"/>
          </w:rPr>
          <w:delText>Zijn de requirements opgeschreven?</w:delText>
        </w:r>
      </w:del>
    </w:p>
    <w:p w14:paraId="5ECC2650" w14:textId="301A4682" w:rsidR="00597220" w:rsidDel="0052334A" w:rsidRDefault="006565DE" w:rsidP="00597220">
      <w:pPr>
        <w:pStyle w:val="ListParagraph"/>
        <w:numPr>
          <w:ilvl w:val="0"/>
          <w:numId w:val="8"/>
        </w:numPr>
        <w:rPr>
          <w:del w:id="333" w:author="Rinse Cramer" w:date="2025-11-25T00:00:00Z" w16du:dateUtc="2025-11-24T23:00:00Z"/>
        </w:rPr>
      </w:pPr>
      <w:del w:id="334" w:author="Rinse Cramer" w:date="2025-11-25T00:00:00Z" w16du:dateUtc="2025-11-24T23:00:00Z">
        <w:r w:rsidDel="0052334A">
          <w:delText xml:space="preserve">1. </w:delText>
        </w:r>
        <w:r w:rsidR="00597220" w:rsidDel="0052334A">
          <w:delText>Heb ik alle requirements van de opdrachtgever tot mij genomen en begrijp ik deze?</w:delText>
        </w:r>
      </w:del>
    </w:p>
    <w:p w14:paraId="1394BE7F" w14:textId="3B6EC16E" w:rsidR="00B3148C" w:rsidDel="0052334A" w:rsidRDefault="00597220" w:rsidP="00597220">
      <w:pPr>
        <w:pStyle w:val="Heading1"/>
        <w:rPr>
          <w:del w:id="335" w:author="Rinse Cramer" w:date="2025-11-25T00:00:00Z" w16du:dateUtc="2025-11-24T23:00:00Z"/>
          <w:rFonts w:ascii="Segoe UI Emoji" w:hAnsi="Segoe UI Emoji" w:cs="Segoe UI Emoji"/>
        </w:rPr>
      </w:pPr>
      <w:del w:id="336" w:author="Rinse Cramer" w:date="2025-11-25T00:00:00Z" w16du:dateUtc="2025-11-24T23:00:00Z">
        <w:r w:rsidDel="0052334A">
          <w:rPr>
            <w:rFonts w:ascii="Segoe UI Emoji" w:hAnsi="Segoe UI Emoji" w:cs="Segoe UI Emoji"/>
          </w:rPr>
          <w:delText>🫱🏻</w:delText>
        </w:r>
        <w:r w:rsidDel="0052334A">
          <w:delText>‍</w:delText>
        </w:r>
        <w:r w:rsidDel="0052334A">
          <w:rPr>
            <w:rFonts w:ascii="Segoe UI Emoji" w:hAnsi="Segoe UI Emoji" w:cs="Segoe UI Emoji"/>
          </w:rPr>
          <w:delText xml:space="preserve">🫲🏻 </w:delText>
        </w:r>
        <w:r w:rsidR="006565DE" w:rsidDel="0052334A">
          <w:rPr>
            <w:rFonts w:ascii="Segoe UI Emoji" w:hAnsi="Segoe UI Emoji" w:cs="Segoe UI Emoji"/>
          </w:rPr>
          <w:delText xml:space="preserve">E. </w:delText>
        </w:r>
        <w:r w:rsidDel="0052334A">
          <w:rPr>
            <w:rFonts w:ascii="Segoe UI Emoji" w:hAnsi="Segoe UI Emoji" w:cs="Segoe UI Emoji"/>
          </w:rPr>
          <w:delText>Bijzondere afhandelingen voor oudere systemen genoteerd?</w:delText>
        </w:r>
      </w:del>
    </w:p>
    <w:p w14:paraId="5075AACA" w14:textId="5995D8A1" w:rsidR="00A742EB" w:rsidDel="0052334A" w:rsidRDefault="006565DE">
      <w:pPr>
        <w:pStyle w:val="ListParagraph"/>
        <w:numPr>
          <w:ilvl w:val="1"/>
          <w:numId w:val="8"/>
        </w:numPr>
        <w:rPr>
          <w:del w:id="337" w:author="Rinse Cramer" w:date="2025-11-25T00:00:00Z" w16du:dateUtc="2025-11-24T23:00:00Z"/>
        </w:rPr>
        <w:pPrChange w:id="338" w:author="Rinse Cramer" w:date="2025-11-05T22:25:00Z" w16du:dateUtc="2025-11-05T21:25:00Z">
          <w:pPr>
            <w:pStyle w:val="ListParagraph"/>
            <w:numPr>
              <w:numId w:val="8"/>
            </w:numPr>
            <w:ind w:hanging="360"/>
          </w:pPr>
        </w:pPrChange>
      </w:pPr>
      <w:del w:id="339" w:author="Rinse Cramer" w:date="2025-11-25T00:00:00Z" w16du:dateUtc="2025-11-24T23:00:00Z">
        <w:r w:rsidDel="0052334A">
          <w:delText xml:space="preserve">1. </w:delText>
        </w:r>
        <w:r w:rsidR="00882960" w:rsidDel="0052334A">
          <w:delText>Update benodigd? Zie kopje Software updates in Logboek IDE</w:delText>
        </w:r>
      </w:del>
    </w:p>
    <w:p w14:paraId="3322A23E" w14:textId="78A5A239" w:rsidR="009A5F95" w:rsidDel="0052334A" w:rsidRDefault="009A5F95" w:rsidP="009A5F95">
      <w:pPr>
        <w:pStyle w:val="Heading1"/>
        <w:rPr>
          <w:del w:id="340" w:author="Rinse Cramer" w:date="2025-11-25T00:00:00Z" w16du:dateUtc="2025-11-24T23:00:00Z"/>
          <w:rFonts w:ascii="Segoe UI Emoji" w:hAnsi="Segoe UI Emoji" w:cs="Segoe UI Emoji"/>
        </w:rPr>
      </w:pPr>
      <w:del w:id="341" w:author="Rinse Cramer" w:date="2025-11-25T00:00:00Z" w16du:dateUtc="2025-11-24T23:00:00Z">
        <w:r w:rsidDel="0052334A">
          <w:rPr>
            <w:rFonts w:ascii="Segoe UI Emoji" w:hAnsi="Segoe UI Emoji" w:cs="Segoe UI Emoji"/>
          </w:rPr>
          <w:delText>🫱🏻</w:delText>
        </w:r>
        <w:r w:rsidDel="0052334A">
          <w:delText>‍</w:delText>
        </w:r>
        <w:r w:rsidDel="0052334A">
          <w:rPr>
            <w:rFonts w:ascii="Segoe UI Emoji" w:hAnsi="Segoe UI Emoji" w:cs="Segoe UI Emoji"/>
          </w:rPr>
          <w:delText xml:space="preserve">🫲🏻 </w:delText>
        </w:r>
        <w:r w:rsidR="006565DE" w:rsidDel="0052334A">
          <w:rPr>
            <w:rFonts w:ascii="Segoe UI Emoji" w:hAnsi="Segoe UI Emoji" w:cs="Segoe UI Emoji"/>
          </w:rPr>
          <w:delText xml:space="preserve">F. </w:delText>
        </w:r>
        <w:r w:rsidR="00A270F5" w:rsidDel="0052334A">
          <w:rPr>
            <w:rFonts w:ascii="Segoe UI Emoji" w:hAnsi="Segoe UI Emoji" w:cs="Segoe UI Emoji"/>
          </w:rPr>
          <w:delText>Is de implementatie altijd zo geweest?</w:delText>
        </w:r>
      </w:del>
    </w:p>
    <w:p w14:paraId="20E07C46" w14:textId="7031FE26" w:rsidR="009016F4" w:rsidDel="0052334A" w:rsidRDefault="006565DE" w:rsidP="009016F4">
      <w:pPr>
        <w:pStyle w:val="ListParagraph"/>
        <w:numPr>
          <w:ilvl w:val="0"/>
          <w:numId w:val="8"/>
        </w:numPr>
        <w:rPr>
          <w:del w:id="342" w:author="Rinse Cramer" w:date="2025-11-25T00:00:00Z" w16du:dateUtc="2025-11-24T23:00:00Z"/>
        </w:rPr>
      </w:pPr>
      <w:del w:id="343" w:author="Rinse Cramer" w:date="2025-11-25T00:00:00Z" w16du:dateUtc="2025-11-24T23:00:00Z">
        <w:r w:rsidDel="0052334A">
          <w:delText xml:space="preserve">1. </w:delText>
        </w:r>
        <w:r w:rsidR="009016F4" w:rsidDel="0052334A">
          <w:delText>Overleg bij meerdere concepten</w:delText>
        </w:r>
      </w:del>
    </w:p>
    <w:p w14:paraId="1C472830" w14:textId="7E6B2B60" w:rsidR="00A270F5" w:rsidDel="0052334A" w:rsidRDefault="009016F4" w:rsidP="009016F4">
      <w:pPr>
        <w:pStyle w:val="Heading1"/>
        <w:rPr>
          <w:del w:id="344" w:author="Rinse Cramer" w:date="2025-11-25T00:00:00Z" w16du:dateUtc="2025-11-24T23:00:00Z"/>
          <w:rFonts w:ascii="Segoe UI Emoji" w:hAnsi="Segoe UI Emoji" w:cs="Segoe UI Emoji"/>
        </w:rPr>
      </w:pPr>
      <w:del w:id="345" w:author="Rinse Cramer" w:date="2025-11-25T00:00:00Z" w16du:dateUtc="2025-11-24T23:00:00Z">
        <w:r w:rsidDel="0052334A">
          <w:rPr>
            <w:rFonts w:ascii="Segoe UI Emoji" w:hAnsi="Segoe UI Emoji" w:cs="Segoe UI Emoji"/>
          </w:rPr>
          <w:delText>🫱🏻</w:delText>
        </w:r>
        <w:r w:rsidDel="0052334A">
          <w:delText>‍</w:delText>
        </w:r>
        <w:r w:rsidDel="0052334A">
          <w:rPr>
            <w:rFonts w:ascii="Segoe UI Emoji" w:hAnsi="Segoe UI Emoji" w:cs="Segoe UI Emoji"/>
          </w:rPr>
          <w:delText xml:space="preserve">🫲🏻 </w:delText>
        </w:r>
        <w:r w:rsidR="006565DE" w:rsidDel="0052334A">
          <w:rPr>
            <w:rFonts w:ascii="Segoe UI Emoji" w:hAnsi="Segoe UI Emoji" w:cs="Segoe UI Emoji"/>
          </w:rPr>
          <w:delText xml:space="preserve">G. </w:delText>
        </w:r>
        <w:r w:rsidDel="0052334A">
          <w:rPr>
            <w:rFonts w:ascii="Segoe UI Emoji" w:hAnsi="Segoe UI Emoji" w:cs="Segoe UI Emoji"/>
          </w:rPr>
          <w:delText>Is dit de meest eenvoudige oplossing?</w:delText>
        </w:r>
      </w:del>
    </w:p>
    <w:p w14:paraId="69AFB948" w14:textId="1FB3BFE7" w:rsidR="003F6A22" w:rsidRPr="003F6A22" w:rsidDel="0052334A" w:rsidRDefault="006565DE" w:rsidP="0070413B">
      <w:pPr>
        <w:pStyle w:val="ListParagraph"/>
        <w:numPr>
          <w:ilvl w:val="0"/>
          <w:numId w:val="8"/>
        </w:numPr>
        <w:rPr>
          <w:del w:id="346" w:author="Rinse Cramer" w:date="2025-11-25T00:00:00Z" w16du:dateUtc="2025-11-24T23:00:00Z"/>
        </w:rPr>
      </w:pPr>
      <w:del w:id="347" w:author="Rinse Cramer" w:date="2025-11-25T00:00:00Z" w16du:dateUtc="2025-11-24T23:00:00Z">
        <w:r w:rsidDel="0052334A">
          <w:delText xml:space="preserve">1. </w:delText>
        </w:r>
        <w:r w:rsidR="003F6A22" w:rsidDel="0052334A">
          <w:delText>Requirements valideren: meld afwijkingen</w:delText>
        </w:r>
      </w:del>
    </w:p>
    <w:p w14:paraId="51BE6F9A" w14:textId="0C822F1A" w:rsidR="00E95BAA" w:rsidDel="0052334A" w:rsidRDefault="00E95BAA" w:rsidP="00E95BAA">
      <w:pPr>
        <w:pStyle w:val="Heading1"/>
        <w:rPr>
          <w:del w:id="348" w:author="Rinse Cramer" w:date="2025-11-25T00:00:00Z" w16du:dateUtc="2025-11-24T23:00:00Z"/>
          <w:rFonts w:ascii="Segoe UI Emoji" w:hAnsi="Segoe UI Emoji" w:cs="Segoe UI Emoji"/>
        </w:rPr>
      </w:pPr>
      <w:del w:id="349" w:author="Rinse Cramer" w:date="2025-11-25T00:00:00Z" w16du:dateUtc="2025-11-24T23:00:00Z">
        <w:r w:rsidDel="0052334A">
          <w:rPr>
            <w:rFonts w:ascii="Segoe UI Emoji" w:hAnsi="Segoe UI Emoji" w:cs="Segoe UI Emoji"/>
          </w:rPr>
          <w:delText>🫱🏻</w:delText>
        </w:r>
        <w:r w:rsidDel="0052334A">
          <w:delText>‍</w:delText>
        </w:r>
        <w:r w:rsidDel="0052334A">
          <w:rPr>
            <w:rFonts w:ascii="Segoe UI Emoji" w:hAnsi="Segoe UI Emoji" w:cs="Segoe UI Emoji"/>
          </w:rPr>
          <w:delText xml:space="preserve">🫲🏻 </w:delText>
        </w:r>
        <w:r w:rsidR="006565DE" w:rsidDel="0052334A">
          <w:rPr>
            <w:rFonts w:ascii="Segoe UI Emoji" w:hAnsi="Segoe UI Emoji" w:cs="Segoe UI Emoji"/>
          </w:rPr>
          <w:delText xml:space="preserve">H. </w:delText>
        </w:r>
        <w:r w:rsidDel="0052334A">
          <w:rPr>
            <w:rFonts w:ascii="Segoe UI Emoji" w:hAnsi="Segoe UI Emoji" w:cs="Segoe UI Emoji"/>
          </w:rPr>
          <w:delText>Verwachte effort schatting afgestemd?</w:delText>
        </w:r>
      </w:del>
    </w:p>
    <w:p w14:paraId="6FE1332A" w14:textId="21482A75" w:rsidR="00E95BAA" w:rsidDel="0052334A" w:rsidRDefault="006565DE" w:rsidP="00E95BAA">
      <w:pPr>
        <w:pStyle w:val="ListParagraph"/>
        <w:numPr>
          <w:ilvl w:val="0"/>
          <w:numId w:val="1"/>
        </w:numPr>
        <w:rPr>
          <w:del w:id="350" w:author="Rinse Cramer" w:date="2025-11-25T00:00:00Z" w16du:dateUtc="2025-11-24T23:00:00Z"/>
        </w:rPr>
      </w:pPr>
      <w:del w:id="351" w:author="Rinse Cramer" w:date="2025-11-25T00:00:00Z" w16du:dateUtc="2025-11-24T23:00:00Z">
        <w:r w:rsidDel="0052334A">
          <w:delText xml:space="preserve">1. </w:delText>
        </w:r>
        <w:r w:rsidR="00E95BAA" w:rsidDel="0052334A">
          <w:delText>Heb ik in de actielijst mijn schatting van ontwerp, implementatie en test bijgewerkt?</w:delText>
        </w:r>
      </w:del>
    </w:p>
    <w:p w14:paraId="2D74C14E" w14:textId="30BA766F" w:rsidR="00E95BAA" w:rsidDel="0052334A" w:rsidRDefault="00E95BAA" w:rsidP="00E95BAA">
      <w:pPr>
        <w:pStyle w:val="ListParagraph"/>
        <w:numPr>
          <w:ilvl w:val="1"/>
          <w:numId w:val="1"/>
        </w:numPr>
        <w:rPr>
          <w:del w:id="352" w:author="Rinse Cramer" w:date="2025-11-25T00:00:00Z" w16du:dateUtc="2025-11-24T23:00:00Z"/>
        </w:rPr>
      </w:pPr>
      <w:del w:id="353" w:author="Rinse Cramer" w:date="2025-11-25T00:00:00Z" w16du:dateUtc="2025-11-24T23:00:00Z">
        <w:r w:rsidDel="0052334A">
          <w:delText>Niet inschatten als er een executie bijgehouden is</w:delText>
        </w:r>
      </w:del>
    </w:p>
    <w:p w14:paraId="7328884D" w14:textId="169566C1" w:rsidR="00E95BAA" w:rsidDel="0052334A" w:rsidRDefault="006565DE" w:rsidP="00E95BAA">
      <w:pPr>
        <w:pStyle w:val="ListParagraph"/>
        <w:numPr>
          <w:ilvl w:val="0"/>
          <w:numId w:val="1"/>
        </w:numPr>
        <w:rPr>
          <w:del w:id="354" w:author="Rinse Cramer" w:date="2025-11-25T00:00:00Z" w16du:dateUtc="2025-11-24T23:00:00Z"/>
        </w:rPr>
      </w:pPr>
      <w:del w:id="355" w:author="Rinse Cramer" w:date="2025-11-25T00:00:00Z" w16du:dateUtc="2025-11-24T23:00:00Z">
        <w:r w:rsidDel="0052334A">
          <w:delText xml:space="preserve">2. </w:delText>
        </w:r>
        <w:r w:rsidR="00E95BAA" w:rsidDel="0052334A">
          <w:delText>Is er een schatting significant gewijzigd? Zo ja, meldplicht!</w:delText>
        </w:r>
      </w:del>
    </w:p>
    <w:p w14:paraId="747F6610" w14:textId="47F5F159" w:rsidR="00E95BAA" w:rsidDel="0052334A" w:rsidRDefault="00E95BAA" w:rsidP="00E95BAA">
      <w:pPr>
        <w:pStyle w:val="ListParagraph"/>
        <w:numPr>
          <w:ilvl w:val="1"/>
          <w:numId w:val="8"/>
        </w:numPr>
        <w:rPr>
          <w:del w:id="356" w:author="Rinse Cramer" w:date="2025-11-25T00:00:00Z" w16du:dateUtc="2025-11-24T23:00:00Z"/>
        </w:rPr>
      </w:pPr>
      <w:del w:id="357" w:author="Rinse Cramer" w:date="2025-11-25T00:00:00Z" w16du:dateUtc="2025-11-24T23:00:00Z">
        <w:r w:rsidDel="0052334A">
          <w:delText>Forceert de trigger van een significant inzicht gekregen uit de flowchart</w:delText>
        </w:r>
      </w:del>
    </w:p>
    <w:p w14:paraId="68AAAB5F" w14:textId="2A1D5643" w:rsidR="00E95BAA" w:rsidDel="0052334A" w:rsidRDefault="006565DE" w:rsidP="00E95BAA">
      <w:pPr>
        <w:pStyle w:val="ListParagraph"/>
        <w:numPr>
          <w:ilvl w:val="0"/>
          <w:numId w:val="8"/>
        </w:numPr>
        <w:rPr>
          <w:del w:id="358" w:author="Rinse Cramer" w:date="2025-11-25T00:00:00Z" w16du:dateUtc="2025-11-24T23:00:00Z"/>
        </w:rPr>
      </w:pPr>
      <w:del w:id="359" w:author="Rinse Cramer" w:date="2025-11-25T00:00:00Z" w16du:dateUtc="2025-11-24T23:00:00Z">
        <w:r w:rsidDel="0052334A">
          <w:delText xml:space="preserve">3. </w:delText>
        </w:r>
        <w:r w:rsidR="00E95BAA" w:rsidDel="0052334A">
          <w:delText>Geen expliciete toestemming voor volgende status? Terug naar begin analyse</w:delText>
        </w:r>
      </w:del>
    </w:p>
    <w:p w14:paraId="17B1B2A2" w14:textId="7E34F00B" w:rsidR="0070413B" w:rsidRDefault="00A933E8" w:rsidP="0070413B">
      <w:pPr>
        <w:pStyle w:val="Heading1"/>
      </w:pPr>
      <w:r>
        <w:rPr>
          <w:rFonts w:ascii="Segoe UI Emoji" w:hAnsi="Segoe UI Emoji" w:cs="Segoe UI Emoji"/>
        </w:rPr>
        <w:lastRenderedPageBreak/>
        <w:t>✏️</w:t>
      </w:r>
      <w:r>
        <w:t xml:space="preserve"> </w:t>
      </w:r>
      <w:r w:rsidR="006565DE">
        <w:t xml:space="preserve">A. </w:t>
      </w:r>
      <w:r>
        <w:t>Concept gekozen, eventueel met pseudocode of direct implementatie</w:t>
      </w:r>
    </w:p>
    <w:p w14:paraId="251D896B" w14:textId="49B9D219" w:rsidR="00A933E8" w:rsidRDefault="006565DE" w:rsidP="00A933E8">
      <w:pPr>
        <w:pStyle w:val="ListParagraph"/>
        <w:numPr>
          <w:ilvl w:val="0"/>
          <w:numId w:val="14"/>
        </w:numPr>
        <w:rPr>
          <w:ins w:id="360" w:author="Rinse Cramer" w:date="2025-11-04T23:04:00Z" w16du:dateUtc="2025-11-04T22:04:00Z"/>
        </w:rPr>
      </w:pPr>
      <w:r>
        <w:t xml:space="preserve">1. </w:t>
      </w:r>
      <w:r w:rsidR="00CB14C7">
        <w:t>Gebruik een zo simpel mogelijke oplossing</w:t>
      </w:r>
    </w:p>
    <w:p w14:paraId="0F900A9E" w14:textId="770B273B" w:rsidR="00D25563" w:rsidRDefault="00D25563" w:rsidP="00A933E8">
      <w:pPr>
        <w:pStyle w:val="ListParagraph"/>
        <w:numPr>
          <w:ilvl w:val="0"/>
          <w:numId w:val="14"/>
        </w:numPr>
        <w:rPr>
          <w:ins w:id="361" w:author="Rinse Cramer" w:date="2025-11-10T23:02:00Z" w16du:dateUtc="2025-11-10T22:02:00Z"/>
        </w:rPr>
      </w:pPr>
      <w:ins w:id="362" w:author="Rinse Cramer" w:date="2025-11-04T23:04:00Z" w16du:dateUtc="2025-11-04T22:04:00Z">
        <w:r>
          <w:t>2. He</w:t>
        </w:r>
      </w:ins>
      <w:ins w:id="363" w:author="Rinse Cramer" w:date="2025-11-04T23:05:00Z" w16du:dateUtc="2025-11-04T22:05:00Z">
        <w:r>
          <w:t>t toevoegen van een control is eerder gebeurd, bekijk bestaande apps</w:t>
        </w:r>
      </w:ins>
    </w:p>
    <w:p w14:paraId="1BCA2A9F" w14:textId="6C8D55E4" w:rsidR="004D4ED1" w:rsidRDefault="004D4ED1" w:rsidP="00A933E8">
      <w:pPr>
        <w:pStyle w:val="ListParagraph"/>
        <w:numPr>
          <w:ilvl w:val="0"/>
          <w:numId w:val="14"/>
        </w:numPr>
      </w:pPr>
      <w:ins w:id="364" w:author="Rinse Cramer" w:date="2025-11-10T23:02:00Z" w16du:dateUtc="2025-11-10T22:02:00Z">
        <w:r>
          <w:t>3. Referenties bepaald</w:t>
        </w:r>
      </w:ins>
    </w:p>
    <w:p w14:paraId="1A4E4BF6" w14:textId="5C95C5CC" w:rsidR="00AA0B04" w:rsidDel="004D4ED1" w:rsidRDefault="00AA0B04" w:rsidP="00AA0B04">
      <w:pPr>
        <w:pStyle w:val="Heading1"/>
        <w:rPr>
          <w:del w:id="365" w:author="Rinse Cramer" w:date="2025-11-10T23:02:00Z" w16du:dateUtc="2025-11-10T22:02:00Z"/>
          <w:rFonts w:ascii="Segoe UI Emoji" w:hAnsi="Segoe UI Emoji" w:cs="Segoe UI Emoji"/>
        </w:rPr>
      </w:pPr>
      <w:del w:id="366" w:author="Rinse Cramer" w:date="2025-11-10T23:02:00Z" w16du:dateUtc="2025-11-10T22:02:00Z">
        <w:r w:rsidDel="004D4ED1">
          <w:rPr>
            <w:rFonts w:ascii="Segoe UI Emoji" w:hAnsi="Segoe UI Emoji" w:cs="Segoe UI Emoji"/>
          </w:rPr>
          <w:delText xml:space="preserve">✏️ </w:delText>
        </w:r>
        <w:r w:rsidR="006565DE" w:rsidDel="004D4ED1">
          <w:rPr>
            <w:rFonts w:ascii="Segoe UI Emoji" w:hAnsi="Segoe UI Emoji" w:cs="Segoe UI Emoji"/>
          </w:rPr>
          <w:delText xml:space="preserve">B. </w:delText>
        </w:r>
        <w:r w:rsidDel="004D4ED1">
          <w:rPr>
            <w:rFonts w:ascii="Segoe UI Emoji" w:hAnsi="Segoe UI Emoji" w:cs="Segoe UI Emoji"/>
          </w:rPr>
          <w:delText>Referentie bepaald</w:delText>
        </w:r>
      </w:del>
    </w:p>
    <w:p w14:paraId="2CB2F227" w14:textId="0D667E63" w:rsidR="00AA0B04" w:rsidDel="004D4ED1" w:rsidRDefault="006565DE" w:rsidP="00AA0B04">
      <w:pPr>
        <w:pStyle w:val="ListParagraph"/>
        <w:numPr>
          <w:ilvl w:val="0"/>
          <w:numId w:val="14"/>
        </w:numPr>
        <w:rPr>
          <w:del w:id="367" w:author="Rinse Cramer" w:date="2025-11-10T23:02:00Z" w16du:dateUtc="2025-11-10T22:02:00Z"/>
        </w:rPr>
      </w:pPr>
      <w:del w:id="368" w:author="Rinse Cramer" w:date="2025-11-10T23:02:00Z" w16du:dateUtc="2025-11-10T22:02:00Z">
        <w:r w:rsidDel="004D4ED1">
          <w:delText xml:space="preserve">1. </w:delText>
        </w:r>
        <w:r w:rsidR="002B7163" w:rsidDel="004D4ED1">
          <w:delText>Heb ik in Jira mijn referenties genoteerd?</w:delText>
        </w:r>
      </w:del>
    </w:p>
    <w:p w14:paraId="6C5D80F1" w14:textId="3F0CFB8A" w:rsidR="002B7163" w:rsidDel="004D4ED1" w:rsidRDefault="00981859" w:rsidP="002B7163">
      <w:pPr>
        <w:pStyle w:val="ListParagraph"/>
        <w:numPr>
          <w:ilvl w:val="1"/>
          <w:numId w:val="14"/>
        </w:numPr>
        <w:rPr>
          <w:del w:id="369" w:author="Rinse Cramer" w:date="2025-11-10T23:02:00Z" w16du:dateUtc="2025-11-10T22:02:00Z"/>
        </w:rPr>
      </w:pPr>
      <w:del w:id="370" w:author="Rinse Cramer" w:date="2025-11-10T23:02:00Z" w16du:dateUtc="2025-11-10T22:02:00Z">
        <w:r w:rsidDel="004D4ED1">
          <w:delText>Alleen toevoegen van opmerking, NIET wijzigen</w:delText>
        </w:r>
      </w:del>
    </w:p>
    <w:p w14:paraId="6082FA58" w14:textId="6DA3C7F1" w:rsidR="00981859" w:rsidRDefault="00981859" w:rsidP="00981859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✏️ </w:t>
      </w:r>
      <w:ins w:id="371" w:author="Rinse Cramer" w:date="2025-11-10T23:02:00Z" w16du:dateUtc="2025-11-10T22:02:00Z">
        <w:r w:rsidR="00403E88">
          <w:rPr>
            <w:rFonts w:ascii="Segoe UI Emoji" w:hAnsi="Segoe UI Emoji" w:cs="Segoe UI Emoji"/>
          </w:rPr>
          <w:t>B</w:t>
        </w:r>
      </w:ins>
      <w:del w:id="372" w:author="Rinse Cramer" w:date="2025-11-10T23:02:00Z" w16du:dateUtc="2025-11-10T22:02:00Z">
        <w:r w:rsidR="006565DE" w:rsidDel="00403E88">
          <w:rPr>
            <w:rFonts w:ascii="Segoe UI Emoji" w:hAnsi="Segoe UI Emoji" w:cs="Segoe UI Emoji"/>
          </w:rPr>
          <w:delText>C</w:delText>
        </w:r>
      </w:del>
      <w:r w:rsidR="006565DE">
        <w:rPr>
          <w:rFonts w:ascii="Segoe UI Emoji" w:hAnsi="Segoe UI Emoji" w:cs="Segoe UI Emoji"/>
        </w:rPr>
        <w:t xml:space="preserve">. </w:t>
      </w:r>
      <w:r>
        <w:rPr>
          <w:rFonts w:ascii="Segoe UI Emoji" w:hAnsi="Segoe UI Emoji" w:cs="Segoe UI Emoji"/>
        </w:rPr>
        <w:t>Implementatie van het gekozen template (op de kop af?)</w:t>
      </w:r>
    </w:p>
    <w:p w14:paraId="561290D6" w14:textId="007DB50F" w:rsidR="00981859" w:rsidRDefault="006565DE" w:rsidP="00981859">
      <w:pPr>
        <w:pStyle w:val="ListParagraph"/>
        <w:numPr>
          <w:ilvl w:val="0"/>
          <w:numId w:val="14"/>
        </w:numPr>
      </w:pPr>
      <w:r>
        <w:t xml:space="preserve">1. </w:t>
      </w:r>
      <w:r w:rsidR="00CB14C7">
        <w:t>De oplossingsrichting niet verlaten</w:t>
      </w:r>
    </w:p>
    <w:p w14:paraId="0DF15FA9" w14:textId="35DC6F13" w:rsidR="00C723B5" w:rsidRDefault="006565DE" w:rsidP="00981859">
      <w:pPr>
        <w:pStyle w:val="ListParagraph"/>
        <w:numPr>
          <w:ilvl w:val="0"/>
          <w:numId w:val="14"/>
        </w:numPr>
      </w:pPr>
      <w:r>
        <w:t xml:space="preserve">2. </w:t>
      </w:r>
      <w:r w:rsidR="00C723B5">
        <w:t xml:space="preserve">Geen versimpeling doorvoeren bij </w:t>
      </w:r>
      <w:proofErr w:type="spellStart"/>
      <w:r w:rsidR="00C723B5">
        <w:t>bugfixes</w:t>
      </w:r>
      <w:proofErr w:type="spellEnd"/>
    </w:p>
    <w:p w14:paraId="7F8C824A" w14:textId="77777777" w:rsidR="00D44222" w:rsidRDefault="00325069" w:rsidP="00D44222">
      <w:pPr>
        <w:pStyle w:val="ListParagraph"/>
        <w:numPr>
          <w:ilvl w:val="1"/>
          <w:numId w:val="6"/>
        </w:numPr>
        <w:rPr>
          <w:ins w:id="373" w:author="Rinse Cramer" w:date="2025-11-04T23:02:00Z" w16du:dateUtc="2025-11-04T22:02:00Z"/>
        </w:rPr>
      </w:pPr>
      <w:r>
        <w:t xml:space="preserve">Verzamel deze voor toekomstige </w:t>
      </w:r>
      <w:proofErr w:type="spellStart"/>
      <w:r>
        <w:t>refactor</w:t>
      </w:r>
      <w:proofErr w:type="spellEnd"/>
      <w:r>
        <w:t xml:space="preserve"> issues</w:t>
      </w:r>
    </w:p>
    <w:p w14:paraId="4C6F3A75" w14:textId="77777777" w:rsidR="00D44222" w:rsidRDefault="00D44222" w:rsidP="00D44222">
      <w:pPr>
        <w:pStyle w:val="ListParagraph"/>
        <w:numPr>
          <w:ilvl w:val="0"/>
          <w:numId w:val="6"/>
        </w:numPr>
        <w:rPr>
          <w:ins w:id="374" w:author="Rinse Cramer" w:date="2025-11-04T23:02:00Z" w16du:dateUtc="2025-11-04T22:02:00Z"/>
        </w:rPr>
      </w:pPr>
      <w:ins w:id="375" w:author="Rinse Cramer" w:date="2025-11-04T23:02:00Z" w16du:dateUtc="2025-11-04T22:02:00Z">
        <w:r>
          <w:t>3. Heb ik een voorstel gedaan op het moment dat ik denk dat het, om welke reden dan ook, anders kan?</w:t>
        </w:r>
      </w:ins>
    </w:p>
    <w:p w14:paraId="577B3130" w14:textId="622271CB" w:rsidR="00325069" w:rsidRDefault="00D44222" w:rsidP="00D44222">
      <w:pPr>
        <w:pStyle w:val="ListParagraph"/>
        <w:numPr>
          <w:ilvl w:val="1"/>
          <w:numId w:val="14"/>
        </w:numPr>
      </w:pPr>
      <w:ins w:id="376" w:author="Rinse Cramer" w:date="2025-11-04T23:02:00Z" w16du:dateUtc="2025-11-04T22:02:00Z">
        <w:r>
          <w:t>Bij akkoord uitvoeren</w:t>
        </w:r>
      </w:ins>
    </w:p>
    <w:p w14:paraId="7882D6F2" w14:textId="4FFEE975" w:rsidR="00C723B5" w:rsidRDefault="00C723B5" w:rsidP="00C723B5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✏️ </w:t>
      </w:r>
      <w:ins w:id="377" w:author="Rinse Cramer" w:date="2025-11-10T23:03:00Z" w16du:dateUtc="2025-11-10T22:03:00Z">
        <w:r w:rsidR="00403E88">
          <w:rPr>
            <w:rFonts w:ascii="Segoe UI Emoji" w:hAnsi="Segoe UI Emoji" w:cs="Segoe UI Emoji"/>
          </w:rPr>
          <w:t>C</w:t>
        </w:r>
      </w:ins>
      <w:del w:id="378" w:author="Rinse Cramer" w:date="2025-11-10T23:03:00Z" w16du:dateUtc="2025-11-10T22:03:00Z">
        <w:r w:rsidR="006565DE" w:rsidDel="00403E88">
          <w:rPr>
            <w:rFonts w:ascii="Segoe UI Emoji" w:hAnsi="Segoe UI Emoji" w:cs="Segoe UI Emoji"/>
          </w:rPr>
          <w:delText>D</w:delText>
        </w:r>
      </w:del>
      <w:r w:rsidR="006565DE">
        <w:rPr>
          <w:rFonts w:ascii="Segoe UI Emoji" w:hAnsi="Segoe UI Emoji" w:cs="Segoe UI Emoji"/>
        </w:rPr>
        <w:t xml:space="preserve">. </w:t>
      </w:r>
      <w:proofErr w:type="spellStart"/>
      <w:r>
        <w:rPr>
          <w:rFonts w:ascii="Segoe UI Emoji" w:hAnsi="Segoe UI Emoji" w:cs="Segoe UI Emoji"/>
        </w:rPr>
        <w:t>Confidence</w:t>
      </w:r>
      <w:proofErr w:type="spellEnd"/>
      <w:r>
        <w:rPr>
          <w:rFonts w:ascii="Segoe UI Emoji" w:hAnsi="Segoe UI Emoji" w:cs="Segoe UI Emoji"/>
        </w:rPr>
        <w:t xml:space="preserve"> level vastgesteld</w:t>
      </w:r>
    </w:p>
    <w:p w14:paraId="50ED561F" w14:textId="16FCAAB2" w:rsidR="0070325A" w:rsidRDefault="006565DE" w:rsidP="00C723B5">
      <w:pPr>
        <w:pStyle w:val="ListParagraph"/>
        <w:numPr>
          <w:ilvl w:val="0"/>
          <w:numId w:val="15"/>
        </w:numPr>
        <w:rPr>
          <w:ins w:id="379" w:author="Rinse Cramer" w:date="2025-11-05T23:28:00Z" w16du:dateUtc="2025-11-05T22:28:00Z"/>
        </w:rPr>
      </w:pPr>
      <w:r>
        <w:t xml:space="preserve">1. </w:t>
      </w:r>
      <w:r w:rsidR="0070325A">
        <w:t>Verwachte effort schatting eventueel aangepast</w:t>
      </w:r>
    </w:p>
    <w:p w14:paraId="09334E54" w14:textId="7373A9D8" w:rsidR="00812214" w:rsidRDefault="00812214">
      <w:pPr>
        <w:pStyle w:val="ListParagraph"/>
        <w:numPr>
          <w:ilvl w:val="1"/>
          <w:numId w:val="15"/>
        </w:numPr>
        <w:pPrChange w:id="380" w:author="Rinse Cramer" w:date="2025-11-05T23:28:00Z" w16du:dateUtc="2025-11-05T22:28:00Z">
          <w:pPr>
            <w:pStyle w:val="ListParagraph"/>
            <w:numPr>
              <w:numId w:val="15"/>
            </w:numPr>
            <w:ind w:hanging="360"/>
          </w:pPr>
        </w:pPrChange>
      </w:pPr>
      <w:ins w:id="381" w:author="Rinse Cramer" w:date="2025-11-05T23:28:00Z" w16du:dateUtc="2025-11-05T22:28:00Z">
        <w:r>
          <w:t xml:space="preserve">Niet inschatten als er een executie </w:t>
        </w:r>
        <w:r w:rsidR="00510F81">
          <w:t>bijgehouden is</w:t>
        </w:r>
      </w:ins>
    </w:p>
    <w:p w14:paraId="7F9196DC" w14:textId="4189E14B" w:rsidR="00B45B6C" w:rsidRPr="0070325A" w:rsidRDefault="006565DE" w:rsidP="00B45B6C">
      <w:pPr>
        <w:pStyle w:val="ListParagraph"/>
        <w:numPr>
          <w:ilvl w:val="0"/>
          <w:numId w:val="15"/>
        </w:numPr>
        <w:rPr>
          <w:rFonts w:ascii="Segoe UI Emoji" w:hAnsi="Segoe UI Emoji" w:cs="Segoe UI Emoji"/>
        </w:rPr>
      </w:pPr>
      <w:r>
        <w:t xml:space="preserve">2. </w:t>
      </w:r>
      <w:r w:rsidR="00FD36F8">
        <w:t>Ik weet hoe de modules die ik gebruik werken, hoe ik ze moet gebruiken en ik heb er ruime ervaring mee</w:t>
      </w:r>
    </w:p>
    <w:p w14:paraId="70F1D261" w14:textId="69DD8C1B" w:rsidR="00D33B28" w:rsidRDefault="00D33B28" w:rsidP="00D33B28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✏️ </w:t>
      </w:r>
      <w:ins w:id="382" w:author="Rinse Cramer" w:date="2025-11-10T23:03:00Z" w16du:dateUtc="2025-11-10T22:03:00Z">
        <w:r w:rsidR="00403E88">
          <w:rPr>
            <w:rFonts w:ascii="Segoe UI Emoji" w:hAnsi="Segoe UI Emoji" w:cs="Segoe UI Emoji"/>
          </w:rPr>
          <w:t>D</w:t>
        </w:r>
      </w:ins>
      <w:del w:id="383" w:author="Rinse Cramer" w:date="2025-11-10T23:03:00Z" w16du:dateUtc="2025-11-10T22:03:00Z">
        <w:r w:rsidR="006565DE" w:rsidDel="00403E88">
          <w:rPr>
            <w:rFonts w:ascii="Segoe UI Emoji" w:hAnsi="Segoe UI Emoji" w:cs="Segoe UI Emoji"/>
          </w:rPr>
          <w:delText>E</w:delText>
        </w:r>
      </w:del>
      <w:r w:rsidR="006565DE">
        <w:rPr>
          <w:rFonts w:ascii="Segoe UI Emoji" w:hAnsi="Segoe UI Emoji" w:cs="Segoe UI Emoji"/>
        </w:rPr>
        <w:t xml:space="preserve">. </w:t>
      </w:r>
      <w:r>
        <w:rPr>
          <w:rFonts w:ascii="Segoe UI Emoji" w:hAnsi="Segoe UI Emoji" w:cs="Segoe UI Emoji"/>
        </w:rPr>
        <w:t>Is de pseudocode juist?</w:t>
      </w:r>
    </w:p>
    <w:p w14:paraId="58191BE3" w14:textId="4C2167B6" w:rsidR="00D33B28" w:rsidRDefault="006565DE" w:rsidP="00D33B28">
      <w:pPr>
        <w:pStyle w:val="ListParagraph"/>
        <w:numPr>
          <w:ilvl w:val="0"/>
          <w:numId w:val="16"/>
        </w:numPr>
      </w:pPr>
      <w:r>
        <w:t xml:space="preserve">1. </w:t>
      </w:r>
      <w:r w:rsidR="007B40CD" w:rsidRPr="007B40CD">
        <w:t>Property “State” van klasse “Data” is een</w:t>
      </w:r>
      <w:r w:rsidR="007B40CD">
        <w:t xml:space="preserve"> belangrijke trigger bij scenario achtergrond/voorgrond</w:t>
      </w:r>
    </w:p>
    <w:p w14:paraId="2D7B9012" w14:textId="538E2A95" w:rsidR="007B40CD" w:rsidRDefault="007B40CD" w:rsidP="007B40CD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✏️ </w:t>
      </w:r>
      <w:ins w:id="384" w:author="Rinse Cramer" w:date="2025-11-10T23:03:00Z" w16du:dateUtc="2025-11-10T22:03:00Z">
        <w:r w:rsidR="00403E88">
          <w:rPr>
            <w:rFonts w:ascii="Segoe UI Emoji" w:hAnsi="Segoe UI Emoji" w:cs="Segoe UI Emoji"/>
          </w:rPr>
          <w:t>E</w:t>
        </w:r>
      </w:ins>
      <w:del w:id="385" w:author="Rinse Cramer" w:date="2025-11-10T23:03:00Z" w16du:dateUtc="2025-11-10T22:03:00Z">
        <w:r w:rsidR="006565DE" w:rsidDel="00403E88">
          <w:rPr>
            <w:rFonts w:ascii="Segoe UI Emoji" w:hAnsi="Segoe UI Emoji" w:cs="Segoe UI Emoji"/>
          </w:rPr>
          <w:delText>F</w:delText>
        </w:r>
      </w:del>
      <w:r w:rsidR="006565DE">
        <w:rPr>
          <w:rFonts w:ascii="Segoe UI Emoji" w:hAnsi="Segoe UI Emoji" w:cs="Segoe UI Emoji"/>
        </w:rPr>
        <w:t xml:space="preserve">. </w:t>
      </w:r>
      <w:r>
        <w:rPr>
          <w:rFonts w:ascii="Segoe UI Emoji" w:hAnsi="Segoe UI Emoji" w:cs="Segoe UI Emoji"/>
        </w:rPr>
        <w:t>Zit alles op de juiste plek? Zo niet, bespreken en terug!</w:t>
      </w:r>
    </w:p>
    <w:p w14:paraId="213497FE" w14:textId="4D6F471B" w:rsidR="007B40CD" w:rsidRDefault="006565DE" w:rsidP="007B40CD">
      <w:pPr>
        <w:pStyle w:val="ListParagraph"/>
        <w:numPr>
          <w:ilvl w:val="0"/>
          <w:numId w:val="16"/>
        </w:numPr>
      </w:pPr>
      <w:r>
        <w:t xml:space="preserve">1. </w:t>
      </w:r>
      <w:r w:rsidR="00FD057C">
        <w:t>Meteen terugkoppelen indien code of resource afwijkt van analyse</w:t>
      </w:r>
    </w:p>
    <w:p w14:paraId="274BD04F" w14:textId="63490044" w:rsidR="00CB14C7" w:rsidDel="00EB3271" w:rsidRDefault="00CB14C7" w:rsidP="00CB14C7">
      <w:pPr>
        <w:pStyle w:val="Heading1"/>
        <w:rPr>
          <w:del w:id="386" w:author="Rinse Cramer" w:date="2025-11-07T18:12:00Z" w16du:dateUtc="2025-11-07T17:12:00Z"/>
          <w:rFonts w:ascii="Segoe UI Emoji" w:hAnsi="Segoe UI Emoji" w:cs="Segoe UI Emoji"/>
        </w:rPr>
      </w:pPr>
      <w:del w:id="387" w:author="Rinse Cramer" w:date="2025-11-07T18:12:00Z" w16du:dateUtc="2025-11-07T17:12:00Z">
        <w:r w:rsidDel="00EB3271">
          <w:rPr>
            <w:rFonts w:ascii="Segoe UI Emoji" w:hAnsi="Segoe UI Emoji" w:cs="Segoe UI Emoji"/>
          </w:rPr>
          <w:lastRenderedPageBreak/>
          <w:delText xml:space="preserve">✏️ </w:delText>
        </w:r>
        <w:r w:rsidR="006565DE" w:rsidDel="00EB3271">
          <w:rPr>
            <w:rFonts w:ascii="Segoe UI Emoji" w:hAnsi="Segoe UI Emoji" w:cs="Segoe UI Emoji"/>
          </w:rPr>
          <w:delText xml:space="preserve">G. </w:delText>
        </w:r>
        <w:r w:rsidR="00D246B2" w:rsidDel="00EB3271">
          <w:rPr>
            <w:rFonts w:ascii="Segoe UI Emoji" w:hAnsi="Segoe UI Emoji" w:cs="Segoe UI Emoji"/>
          </w:rPr>
          <w:delText>Actiepunten uit Excel verwerkt en Jira ge</w:delText>
        </w:r>
        <w:r w:rsidR="00D246B2" w:rsidRPr="00B651F3" w:rsidDel="00EB3271">
          <w:rPr>
            <w:rFonts w:ascii="Segoe UI Emoji" w:hAnsi="Segoe UI Emoji" w:cs="Segoe UI Emoji"/>
          </w:rPr>
          <w:delText>ü</w:delText>
        </w:r>
        <w:r w:rsidR="00D246B2" w:rsidDel="00EB3271">
          <w:rPr>
            <w:rFonts w:ascii="Segoe UI Emoji" w:hAnsi="Segoe UI Emoji" w:cs="Segoe UI Emoji"/>
          </w:rPr>
          <w:delText>pdated</w:delText>
        </w:r>
      </w:del>
    </w:p>
    <w:p w14:paraId="71CE0180" w14:textId="3FC64A53" w:rsidR="00D246B2" w:rsidDel="00EB3271" w:rsidRDefault="006565DE" w:rsidP="00D246B2">
      <w:pPr>
        <w:pStyle w:val="ListParagraph"/>
        <w:numPr>
          <w:ilvl w:val="0"/>
          <w:numId w:val="16"/>
        </w:numPr>
        <w:rPr>
          <w:del w:id="388" w:author="Rinse Cramer" w:date="2025-11-07T18:12:00Z" w16du:dateUtc="2025-11-07T17:12:00Z"/>
        </w:rPr>
      </w:pPr>
      <w:del w:id="389" w:author="Rinse Cramer" w:date="2025-11-07T18:12:00Z" w16du:dateUtc="2025-11-07T17:12:00Z">
        <w:r w:rsidDel="00EB3271">
          <w:delText xml:space="preserve">1. </w:delText>
        </w:r>
        <w:r w:rsidR="00D246B2" w:rsidDel="00EB3271">
          <w:delText>Heb ik in Jira mijn deliverables</w:delText>
        </w:r>
        <w:r w:rsidR="002E0156" w:rsidDel="00EB3271">
          <w:delText xml:space="preserve"> genoteerd?</w:delText>
        </w:r>
      </w:del>
    </w:p>
    <w:p w14:paraId="777FBE6B" w14:textId="5FB8D5E5" w:rsidR="002E0156" w:rsidDel="00EB3271" w:rsidRDefault="002E0156" w:rsidP="002E0156">
      <w:pPr>
        <w:pStyle w:val="ListParagraph"/>
        <w:numPr>
          <w:ilvl w:val="1"/>
          <w:numId w:val="16"/>
        </w:numPr>
        <w:rPr>
          <w:del w:id="390" w:author="Rinse Cramer" w:date="2025-11-07T18:12:00Z" w16du:dateUtc="2025-11-07T17:12:00Z"/>
        </w:rPr>
      </w:pPr>
      <w:del w:id="391" w:author="Rinse Cramer" w:date="2025-11-07T18:12:00Z" w16du:dateUtc="2025-11-07T17:12:00Z">
        <w:r w:rsidDel="00EB3271">
          <w:delText>Alleen toevoegen van opmerking, NIET wijzigen</w:delText>
        </w:r>
      </w:del>
    </w:p>
    <w:p w14:paraId="6E40BCDB" w14:textId="5BD524D9" w:rsidR="00AB33DA" w:rsidRDefault="00AB33DA" w:rsidP="00AB33DA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✏️ </w:t>
      </w:r>
      <w:ins w:id="392" w:author="Rinse Cramer" w:date="2025-11-10T23:03:00Z" w16du:dateUtc="2025-11-10T22:03:00Z">
        <w:r w:rsidR="00403E88">
          <w:rPr>
            <w:rFonts w:ascii="Segoe UI Emoji" w:hAnsi="Segoe UI Emoji" w:cs="Segoe UI Emoji"/>
          </w:rPr>
          <w:t>F</w:t>
        </w:r>
      </w:ins>
      <w:del w:id="393" w:author="Rinse Cramer" w:date="2025-11-07T18:12:00Z" w16du:dateUtc="2025-11-07T17:12:00Z">
        <w:r w:rsidR="006565DE" w:rsidDel="00EB3271">
          <w:rPr>
            <w:rFonts w:ascii="Segoe UI Emoji" w:hAnsi="Segoe UI Emoji" w:cs="Segoe UI Emoji"/>
          </w:rPr>
          <w:delText>H</w:delText>
        </w:r>
      </w:del>
      <w:r w:rsidR="006565DE">
        <w:rPr>
          <w:rFonts w:ascii="Segoe UI Emoji" w:hAnsi="Segoe UI Emoji" w:cs="Segoe UI Emoji"/>
        </w:rPr>
        <w:t xml:space="preserve">. </w:t>
      </w:r>
      <w:r>
        <w:rPr>
          <w:rFonts w:ascii="Segoe UI Emoji" w:hAnsi="Segoe UI Emoji" w:cs="Segoe UI Emoji"/>
        </w:rPr>
        <w:t>Evaluatie eerste acties:</w:t>
      </w:r>
    </w:p>
    <w:p w14:paraId="6484E28D" w14:textId="1BF831D6" w:rsidR="00AB33DA" w:rsidRDefault="00AB33DA" w:rsidP="006565DE">
      <w:pPr>
        <w:pStyle w:val="Heading2"/>
        <w:numPr>
          <w:ilvl w:val="0"/>
          <w:numId w:val="29"/>
        </w:numPr>
      </w:pPr>
      <w:r>
        <w:t>Hoe lang denk je nog nodig te hebben?</w:t>
      </w:r>
    </w:p>
    <w:p w14:paraId="425CEB49" w14:textId="557E3360" w:rsidR="00F73D1E" w:rsidRDefault="006565DE" w:rsidP="00F73D1E">
      <w:pPr>
        <w:pStyle w:val="ListParagraph"/>
        <w:numPr>
          <w:ilvl w:val="0"/>
          <w:numId w:val="9"/>
        </w:numPr>
      </w:pPr>
      <w:r>
        <w:t xml:space="preserve">1. </w:t>
      </w:r>
      <w:r w:rsidR="00F73D1E">
        <w:t>Staan er dingen in die niet bij de opdracht horen?</w:t>
      </w:r>
    </w:p>
    <w:p w14:paraId="5BFF7699" w14:textId="24B0A650" w:rsidR="00AB33DA" w:rsidRDefault="006565DE" w:rsidP="00F73D1E">
      <w:pPr>
        <w:pStyle w:val="ListParagraph"/>
        <w:numPr>
          <w:ilvl w:val="0"/>
          <w:numId w:val="16"/>
        </w:numPr>
      </w:pPr>
      <w:r>
        <w:t xml:space="preserve">2. </w:t>
      </w:r>
      <w:r w:rsidR="00F73D1E">
        <w:t>Is het eerder gebeurd?</w:t>
      </w:r>
    </w:p>
    <w:p w14:paraId="13AE4D16" w14:textId="200EE66B" w:rsidR="00F73D1E" w:rsidRDefault="00F73D1E" w:rsidP="006565DE">
      <w:pPr>
        <w:pStyle w:val="Heading2"/>
        <w:numPr>
          <w:ilvl w:val="0"/>
          <w:numId w:val="29"/>
        </w:numPr>
      </w:pPr>
      <w:r>
        <w:t xml:space="preserve">Past het binnen de 150%? Tijdtrigger </w:t>
      </w:r>
      <w:r w:rsidR="003B39B4">
        <w:t>gehaald? Zo ja, verder</w:t>
      </w:r>
    </w:p>
    <w:p w14:paraId="20CFF5C6" w14:textId="4DEA025A" w:rsidR="00F73D1E" w:rsidRDefault="006565DE" w:rsidP="00F73D1E">
      <w:pPr>
        <w:pStyle w:val="ListParagraph"/>
        <w:numPr>
          <w:ilvl w:val="0"/>
          <w:numId w:val="9"/>
        </w:numPr>
      </w:pPr>
      <w:r>
        <w:t xml:space="preserve">1. </w:t>
      </w:r>
      <w:r w:rsidR="00F73D1E">
        <w:t>Staan er dingen in die niet bij de opdracht horen?</w:t>
      </w:r>
    </w:p>
    <w:p w14:paraId="651469EB" w14:textId="53312704" w:rsidR="00F73D1E" w:rsidRPr="00AB33DA" w:rsidRDefault="006565DE" w:rsidP="00F73D1E">
      <w:pPr>
        <w:pStyle w:val="ListParagraph"/>
        <w:numPr>
          <w:ilvl w:val="0"/>
          <w:numId w:val="16"/>
        </w:numPr>
      </w:pPr>
      <w:r>
        <w:t xml:space="preserve">2. </w:t>
      </w:r>
      <w:r w:rsidR="00F73D1E">
        <w:t>Is het eerder gebeurd?</w:t>
      </w:r>
    </w:p>
    <w:p w14:paraId="21F860BC" w14:textId="692CE323" w:rsidR="00F73D1E" w:rsidRDefault="00362436" w:rsidP="00362436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✏️ </w:t>
      </w:r>
      <w:ins w:id="394" w:author="Rinse Cramer" w:date="2025-11-10T23:03:00Z" w16du:dateUtc="2025-11-10T22:03:00Z">
        <w:r w:rsidR="00BA0EDB">
          <w:rPr>
            <w:rFonts w:ascii="Segoe UI Emoji" w:hAnsi="Segoe UI Emoji" w:cs="Segoe UI Emoji"/>
          </w:rPr>
          <w:t>G</w:t>
        </w:r>
      </w:ins>
      <w:del w:id="395" w:author="Rinse Cramer" w:date="2025-11-07T18:12:00Z" w16du:dateUtc="2025-11-07T17:12:00Z">
        <w:r w:rsidR="006565DE" w:rsidDel="00EB3271">
          <w:rPr>
            <w:rFonts w:ascii="Segoe UI Emoji" w:hAnsi="Segoe UI Emoji" w:cs="Segoe UI Emoji"/>
          </w:rPr>
          <w:delText>I</w:delText>
        </w:r>
      </w:del>
      <w:r w:rsidR="006565DE">
        <w:rPr>
          <w:rFonts w:ascii="Segoe UI Emoji" w:hAnsi="Segoe UI Emoji" w:cs="Segoe UI Emoji"/>
        </w:rPr>
        <w:t xml:space="preserve">. </w:t>
      </w:r>
      <w:r>
        <w:rPr>
          <w:rFonts w:ascii="Segoe UI Emoji" w:hAnsi="Segoe UI Emoji" w:cs="Segoe UI Emoji"/>
        </w:rPr>
        <w:t>Evaluatie laatste acties:</w:t>
      </w:r>
    </w:p>
    <w:p w14:paraId="13887DF0" w14:textId="007F9A17" w:rsidR="00362436" w:rsidRDefault="00362436" w:rsidP="006565DE">
      <w:pPr>
        <w:pStyle w:val="Heading2"/>
        <w:numPr>
          <w:ilvl w:val="0"/>
          <w:numId w:val="30"/>
        </w:numPr>
      </w:pPr>
      <w:r>
        <w:t>Hoe heeft het zo lang kunnen duren?</w:t>
      </w:r>
    </w:p>
    <w:p w14:paraId="76541635" w14:textId="7BD348CD" w:rsidR="00362436" w:rsidRDefault="006565DE" w:rsidP="00362436">
      <w:pPr>
        <w:pStyle w:val="ListParagraph"/>
        <w:numPr>
          <w:ilvl w:val="0"/>
          <w:numId w:val="9"/>
        </w:numPr>
      </w:pPr>
      <w:r>
        <w:t xml:space="preserve">1. </w:t>
      </w:r>
      <w:r w:rsidR="00362436">
        <w:t>Staan er dingen in die niet bij de opdracht horen?</w:t>
      </w:r>
    </w:p>
    <w:p w14:paraId="12E4EE09" w14:textId="0560D647" w:rsidR="00362436" w:rsidRDefault="006565DE" w:rsidP="00362436">
      <w:pPr>
        <w:pStyle w:val="ListParagraph"/>
        <w:numPr>
          <w:ilvl w:val="0"/>
          <w:numId w:val="16"/>
        </w:numPr>
      </w:pPr>
      <w:r>
        <w:t xml:space="preserve">2. </w:t>
      </w:r>
      <w:r w:rsidR="00362436">
        <w:t>Is het eerder gebeurd?</w:t>
      </w:r>
    </w:p>
    <w:p w14:paraId="738C8FA1" w14:textId="28A06B55" w:rsidR="00362436" w:rsidRDefault="00362436" w:rsidP="006565DE">
      <w:pPr>
        <w:pStyle w:val="Heading2"/>
        <w:numPr>
          <w:ilvl w:val="0"/>
          <w:numId w:val="30"/>
        </w:numPr>
      </w:pPr>
      <w:r>
        <w:t>Snellere methodieken mogelijk?</w:t>
      </w:r>
    </w:p>
    <w:p w14:paraId="61174355" w14:textId="3D491CE5" w:rsidR="00362436" w:rsidRDefault="006565DE" w:rsidP="00362436">
      <w:pPr>
        <w:pStyle w:val="ListParagraph"/>
        <w:numPr>
          <w:ilvl w:val="0"/>
          <w:numId w:val="9"/>
        </w:numPr>
      </w:pPr>
      <w:r>
        <w:t xml:space="preserve">1. </w:t>
      </w:r>
      <w:r w:rsidR="00362436">
        <w:t>Staan er dingen in die niet bij de opdracht horen?</w:t>
      </w:r>
    </w:p>
    <w:p w14:paraId="6C8A213C" w14:textId="6F2B79E9" w:rsidR="00362436" w:rsidRDefault="006565DE" w:rsidP="00362436">
      <w:pPr>
        <w:pStyle w:val="ListParagraph"/>
        <w:numPr>
          <w:ilvl w:val="0"/>
          <w:numId w:val="9"/>
        </w:numPr>
        <w:rPr>
          <w:ins w:id="396" w:author="Rinse Cramer" w:date="2025-11-25T00:00:00Z" w16du:dateUtc="2025-11-24T23:00:00Z"/>
        </w:rPr>
      </w:pPr>
      <w:r>
        <w:t xml:space="preserve">2. </w:t>
      </w:r>
      <w:r w:rsidR="00362436">
        <w:t>Is het eerder gebeurd?</w:t>
      </w:r>
    </w:p>
    <w:p w14:paraId="62CD11E6" w14:textId="2DD936BA" w:rsidR="0052334A" w:rsidRDefault="0052334A" w:rsidP="0052334A">
      <w:pPr>
        <w:pStyle w:val="Heading2"/>
        <w:rPr>
          <w:ins w:id="397" w:author="Rinse Cramer" w:date="2025-11-25T00:00:00Z" w16du:dateUtc="2025-11-24T23:00:00Z"/>
        </w:rPr>
      </w:pPr>
      <w:ins w:id="398" w:author="Rinse Cramer" w:date="2025-11-25T00:00:00Z" w16du:dateUtc="2025-11-24T23:00:00Z">
        <w:r>
          <w:t>c. He</w:t>
        </w:r>
        <w:r w:rsidR="003261AE">
          <w:t>b ik mijn antwoorden getest voordat ik JW spreek?</w:t>
        </w:r>
      </w:ins>
    </w:p>
    <w:p w14:paraId="5C4DCC1A" w14:textId="67B18EE3" w:rsidR="003261AE" w:rsidRPr="003261AE" w:rsidRDefault="003261AE">
      <w:pPr>
        <w:pStyle w:val="ListParagraph"/>
        <w:numPr>
          <w:ilvl w:val="0"/>
          <w:numId w:val="36"/>
        </w:numPr>
        <w:pPrChange w:id="399" w:author="Rinse Cramer" w:date="2025-11-25T00:00:00Z" w16du:dateUtc="2025-11-24T23:00:00Z">
          <w:pPr>
            <w:pStyle w:val="ListParagraph"/>
            <w:numPr>
              <w:numId w:val="9"/>
            </w:numPr>
            <w:ind w:hanging="360"/>
          </w:pPr>
        </w:pPrChange>
      </w:pPr>
      <w:ins w:id="400" w:author="Rinse Cramer" w:date="2025-11-25T00:00:00Z" w16du:dateUtc="2025-11-24T23:00:00Z">
        <w:r>
          <w:t>1. Heb ik de grootste oorzaak kunnen vinden?</w:t>
        </w:r>
      </w:ins>
    </w:p>
    <w:p w14:paraId="3FF09375" w14:textId="77777777" w:rsidR="006565DE" w:rsidRDefault="006565DE">
      <w:pPr>
        <w:rPr>
          <w:rFonts w:ascii="Segoe UI Emoji" w:eastAsiaTheme="majorEastAsia" w:hAnsi="Segoe UI Emoji" w:cs="Segoe UI Emoji"/>
          <w:color w:val="0F4761" w:themeColor="accent1" w:themeShade="BF"/>
          <w:sz w:val="40"/>
          <w:szCs w:val="40"/>
        </w:rPr>
      </w:pPr>
      <w:r>
        <w:rPr>
          <w:rFonts w:ascii="Segoe UI Emoji" w:hAnsi="Segoe UI Emoji" w:cs="Segoe UI Emoji"/>
        </w:rPr>
        <w:br w:type="page"/>
      </w:r>
    </w:p>
    <w:p w14:paraId="5F076763" w14:textId="57FF8CA2" w:rsidR="00362436" w:rsidDel="004D35AE" w:rsidRDefault="006565DE" w:rsidP="00362436">
      <w:pPr>
        <w:pStyle w:val="Heading1"/>
        <w:rPr>
          <w:del w:id="401" w:author="Rinse Cramer" w:date="2025-11-25T00:03:00Z" w16du:dateUtc="2025-11-24T23:03:00Z"/>
          <w:rFonts w:ascii="Segoe UI Emoji" w:hAnsi="Segoe UI Emoji" w:cs="Segoe UI Emoji"/>
        </w:rPr>
      </w:pPr>
      <w:del w:id="402" w:author="Rinse Cramer" w:date="2025-11-25T00:03:00Z" w16du:dateUtc="2025-11-24T23:03:00Z">
        <w:r w:rsidDel="004D35AE">
          <w:rPr>
            <w:rFonts w:ascii="Segoe UI Emoji" w:hAnsi="Segoe UI Emoji" w:cs="Segoe UI Emoji"/>
          </w:rPr>
          <w:lastRenderedPageBreak/>
          <w:delText>🫱🏻</w:delText>
        </w:r>
        <w:r w:rsidDel="004D35AE">
          <w:delText>‍</w:delText>
        </w:r>
        <w:r w:rsidDel="004D35AE">
          <w:rPr>
            <w:rFonts w:ascii="Segoe UI Emoji" w:hAnsi="Segoe UI Emoji" w:cs="Segoe UI Emoji"/>
          </w:rPr>
          <w:delText xml:space="preserve">🫲🏻 A. </w:delText>
        </w:r>
        <w:r w:rsidR="00362436" w:rsidDel="004D35AE">
          <w:rPr>
            <w:rFonts w:ascii="Segoe UI Emoji" w:hAnsi="Segoe UI Emoji" w:cs="Segoe UI Emoji"/>
          </w:rPr>
          <w:delText>Oordeel geven over meest effectieve oplossing</w:delText>
        </w:r>
      </w:del>
    </w:p>
    <w:p w14:paraId="0FA05F0D" w14:textId="433D1E89" w:rsidR="00362436" w:rsidDel="004D35AE" w:rsidRDefault="006565DE" w:rsidP="00362436">
      <w:pPr>
        <w:pStyle w:val="ListParagraph"/>
        <w:numPr>
          <w:ilvl w:val="0"/>
          <w:numId w:val="1"/>
        </w:numPr>
        <w:rPr>
          <w:del w:id="403" w:author="Rinse Cramer" w:date="2025-11-25T00:03:00Z" w16du:dateUtc="2025-11-24T23:03:00Z"/>
        </w:rPr>
      </w:pPr>
      <w:del w:id="404" w:author="Rinse Cramer" w:date="2025-11-25T00:03:00Z" w16du:dateUtc="2025-11-24T23:03:00Z">
        <w:r w:rsidDel="004D35AE">
          <w:delText xml:space="preserve">1. </w:delText>
        </w:r>
        <w:r w:rsidR="00362436" w:rsidDel="004D35AE">
          <w:delText>Controleer schriftje op actiepunten</w:delText>
        </w:r>
      </w:del>
    </w:p>
    <w:p w14:paraId="4F1F71C5" w14:textId="35968B50" w:rsidR="00D71BCC" w:rsidDel="004D35AE" w:rsidRDefault="00362436" w:rsidP="00D71BCC">
      <w:pPr>
        <w:pStyle w:val="ListParagraph"/>
        <w:numPr>
          <w:ilvl w:val="0"/>
          <w:numId w:val="17"/>
        </w:numPr>
        <w:rPr>
          <w:del w:id="405" w:author="Rinse Cramer" w:date="2025-11-25T00:03:00Z" w16du:dateUtc="2025-11-24T23:03:00Z"/>
        </w:rPr>
      </w:pPr>
      <w:del w:id="406" w:author="Rinse Cramer" w:date="2025-11-25T00:03:00Z" w16du:dateUtc="2025-11-24T23:03:00Z">
        <w:r w:rsidDel="004D35AE">
          <w:delText>Actiepunten zijn mondeling ontvangen van de opdrachtgever</w:delText>
        </w:r>
      </w:del>
    </w:p>
    <w:p w14:paraId="73656801" w14:textId="1D177B5F" w:rsidR="00D71BCC" w:rsidDel="004D35AE" w:rsidRDefault="00D71BCC" w:rsidP="00D71BCC">
      <w:pPr>
        <w:pStyle w:val="Heading1"/>
        <w:rPr>
          <w:del w:id="407" w:author="Rinse Cramer" w:date="2025-11-25T00:03:00Z" w16du:dateUtc="2025-11-24T23:03:00Z"/>
          <w:rFonts w:ascii="Segoe UI Emoji" w:hAnsi="Segoe UI Emoji" w:cs="Segoe UI Emoji"/>
        </w:rPr>
      </w:pPr>
      <w:del w:id="408" w:author="Rinse Cramer" w:date="2025-11-25T00:03:00Z" w16du:dateUtc="2025-11-24T23:03:00Z">
        <w:r w:rsidDel="004D35AE">
          <w:rPr>
            <w:rFonts w:ascii="Segoe UI Emoji" w:hAnsi="Segoe UI Emoji" w:cs="Segoe UI Emoji"/>
          </w:rPr>
          <w:delText>🫱🏻</w:delText>
        </w:r>
        <w:r w:rsidDel="004D35AE">
          <w:delText>‍</w:delText>
        </w:r>
        <w:r w:rsidDel="004D35AE">
          <w:rPr>
            <w:rFonts w:ascii="Segoe UI Emoji" w:hAnsi="Segoe UI Emoji" w:cs="Segoe UI Emoji"/>
          </w:rPr>
          <w:delText xml:space="preserve">🫲🏻 </w:delText>
        </w:r>
        <w:r w:rsidR="006565DE" w:rsidDel="004D35AE">
          <w:rPr>
            <w:rFonts w:ascii="Segoe UI Emoji" w:hAnsi="Segoe UI Emoji" w:cs="Segoe UI Emoji"/>
          </w:rPr>
          <w:delText xml:space="preserve">B. </w:delText>
        </w:r>
        <w:r w:rsidDel="004D35AE">
          <w:rPr>
            <w:rFonts w:ascii="Segoe UI Emoji" w:hAnsi="Segoe UI Emoji" w:cs="Segoe UI Emoji"/>
          </w:rPr>
          <w:delText>Is Jeroen akkoord? Zo ja, door met de opdracht</w:delText>
        </w:r>
      </w:del>
    </w:p>
    <w:p w14:paraId="6A19CC8B" w14:textId="7F67B2A1" w:rsidR="00FD5B8D" w:rsidDel="004D35AE" w:rsidRDefault="006565DE" w:rsidP="00FD5B8D">
      <w:pPr>
        <w:pStyle w:val="ListParagraph"/>
        <w:numPr>
          <w:ilvl w:val="0"/>
          <w:numId w:val="15"/>
        </w:numPr>
        <w:rPr>
          <w:del w:id="409" w:author="Rinse Cramer" w:date="2025-11-25T00:03:00Z" w16du:dateUtc="2025-11-24T23:03:00Z"/>
        </w:rPr>
      </w:pPr>
      <w:del w:id="410" w:author="Rinse Cramer" w:date="2025-11-25T00:03:00Z" w16du:dateUtc="2025-11-24T23:03:00Z">
        <w:r w:rsidDel="004D35AE">
          <w:delText xml:space="preserve">1. </w:delText>
        </w:r>
        <w:r w:rsidR="00FD5B8D" w:rsidDel="004D35AE">
          <w:delText>Heb ik in de actielijst mijn schatting van implementatie en test bijgewerkt?</w:delText>
        </w:r>
      </w:del>
    </w:p>
    <w:p w14:paraId="105F4CB9" w14:textId="5EDCBE2F" w:rsidR="00B45B6C" w:rsidDel="004D35AE" w:rsidRDefault="000A7ABB" w:rsidP="00B45B6C">
      <w:pPr>
        <w:pStyle w:val="ListParagraph"/>
        <w:numPr>
          <w:ilvl w:val="1"/>
          <w:numId w:val="15"/>
        </w:numPr>
        <w:rPr>
          <w:del w:id="411" w:author="Rinse Cramer" w:date="2025-11-25T00:03:00Z" w16du:dateUtc="2025-11-24T23:03:00Z"/>
        </w:rPr>
      </w:pPr>
      <w:del w:id="412" w:author="Rinse Cramer" w:date="2025-11-25T00:03:00Z" w16du:dateUtc="2025-11-24T23:03:00Z">
        <w:r w:rsidDel="004D35AE">
          <w:delText>Niet inschatten als er een executie bijgehouden is</w:delText>
        </w:r>
      </w:del>
    </w:p>
    <w:p w14:paraId="7AC8E036" w14:textId="0554649A" w:rsidR="00FD5B8D" w:rsidDel="004D35AE" w:rsidRDefault="006565DE" w:rsidP="00FD5B8D">
      <w:pPr>
        <w:pStyle w:val="ListParagraph"/>
        <w:numPr>
          <w:ilvl w:val="0"/>
          <w:numId w:val="15"/>
        </w:numPr>
        <w:rPr>
          <w:del w:id="413" w:author="Rinse Cramer" w:date="2025-11-25T00:03:00Z" w16du:dateUtc="2025-11-24T23:03:00Z"/>
        </w:rPr>
      </w:pPr>
      <w:del w:id="414" w:author="Rinse Cramer" w:date="2025-11-25T00:03:00Z" w16du:dateUtc="2025-11-24T23:03:00Z">
        <w:r w:rsidDel="004D35AE">
          <w:delText xml:space="preserve">2. </w:delText>
        </w:r>
        <w:r w:rsidR="00FD5B8D" w:rsidDel="004D35AE">
          <w:delText>Is er een schatting significant gewijzigd? Zo ja, meldplicht!</w:delText>
        </w:r>
      </w:del>
    </w:p>
    <w:p w14:paraId="633A2E54" w14:textId="5E35E17E" w:rsidR="00B45B6C" w:rsidDel="004D35AE" w:rsidRDefault="000A7ABB" w:rsidP="00B45B6C">
      <w:pPr>
        <w:pStyle w:val="ListParagraph"/>
        <w:numPr>
          <w:ilvl w:val="1"/>
          <w:numId w:val="15"/>
        </w:numPr>
        <w:rPr>
          <w:del w:id="415" w:author="Rinse Cramer" w:date="2025-11-25T00:03:00Z" w16du:dateUtc="2025-11-24T23:03:00Z"/>
        </w:rPr>
      </w:pPr>
      <w:del w:id="416" w:author="Rinse Cramer" w:date="2025-11-25T00:03:00Z" w16du:dateUtc="2025-11-24T23:03:00Z">
        <w:r w:rsidDel="004D35AE">
          <w:delText>Forceert de trigger van een significant inzicht gekregen uit de flowchart</w:delText>
        </w:r>
      </w:del>
    </w:p>
    <w:p w14:paraId="23CCCEEB" w14:textId="4C64BBB0" w:rsidR="00D71BCC" w:rsidDel="004D35AE" w:rsidRDefault="006565DE" w:rsidP="00D71BCC">
      <w:pPr>
        <w:pStyle w:val="ListParagraph"/>
        <w:numPr>
          <w:ilvl w:val="0"/>
          <w:numId w:val="9"/>
        </w:numPr>
        <w:rPr>
          <w:del w:id="417" w:author="Rinse Cramer" w:date="2025-11-25T00:03:00Z" w16du:dateUtc="2025-11-24T23:03:00Z"/>
        </w:rPr>
      </w:pPr>
      <w:del w:id="418" w:author="Rinse Cramer" w:date="2025-11-25T00:03:00Z" w16du:dateUtc="2025-11-24T23:03:00Z">
        <w:r w:rsidDel="004D35AE">
          <w:delText xml:space="preserve">3. </w:delText>
        </w:r>
        <w:r w:rsidR="00B45B6C" w:rsidDel="004D35AE">
          <w:delText>Geen expliciete toestemming? Terug naar begin ontwerp</w:delText>
        </w:r>
      </w:del>
    </w:p>
    <w:p w14:paraId="67B8F6B0" w14:textId="77777777" w:rsidR="006565DE" w:rsidRDefault="006565DE">
      <w:pPr>
        <w:rPr>
          <w:rFonts w:ascii="Segoe UI Emoji" w:eastAsiaTheme="majorEastAsia" w:hAnsi="Segoe UI Emoji" w:cs="Segoe UI Emoji"/>
          <w:color w:val="0F4761" w:themeColor="accent1" w:themeShade="BF"/>
          <w:sz w:val="40"/>
          <w:szCs w:val="40"/>
        </w:rPr>
      </w:pPr>
      <w:r>
        <w:rPr>
          <w:rFonts w:ascii="Segoe UI Emoji" w:hAnsi="Segoe UI Emoji" w:cs="Segoe UI Emoji"/>
        </w:rPr>
        <w:br w:type="page"/>
      </w:r>
    </w:p>
    <w:p w14:paraId="0344BE06" w14:textId="0FBC7CB4" w:rsidR="0027125D" w:rsidRDefault="009264B1" w:rsidP="0027125D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 xml:space="preserve">⌨️ </w:t>
      </w:r>
      <w:r w:rsidR="006565DE">
        <w:rPr>
          <w:rFonts w:ascii="Segoe UI Emoji" w:hAnsi="Segoe UI Emoji" w:cs="Segoe UI Emoji"/>
        </w:rPr>
        <w:t xml:space="preserve">A. </w:t>
      </w:r>
      <w:r>
        <w:rPr>
          <w:rFonts w:ascii="Segoe UI Emoji" w:hAnsi="Segoe UI Emoji" w:cs="Segoe UI Emoji"/>
        </w:rPr>
        <w:t>Na afronding van elke functie testen (steppend debuggen, check op werking en dekking)</w:t>
      </w:r>
    </w:p>
    <w:p w14:paraId="53EF97C4" w14:textId="190EBC09" w:rsidR="009264B1" w:rsidRDefault="006565DE" w:rsidP="009264B1">
      <w:pPr>
        <w:pStyle w:val="ListParagraph"/>
        <w:numPr>
          <w:ilvl w:val="0"/>
          <w:numId w:val="9"/>
        </w:numPr>
      </w:pPr>
      <w:r>
        <w:t xml:space="preserve">1. </w:t>
      </w:r>
      <w:r w:rsidR="00FB526D">
        <w:t>Verschilt de module test van de eindtest?</w:t>
      </w:r>
    </w:p>
    <w:p w14:paraId="0EDC38C6" w14:textId="26F63F03" w:rsidR="00FB526D" w:rsidRDefault="006565DE" w:rsidP="009264B1">
      <w:pPr>
        <w:pStyle w:val="ListParagraph"/>
        <w:numPr>
          <w:ilvl w:val="0"/>
          <w:numId w:val="9"/>
        </w:numPr>
      </w:pPr>
      <w:r>
        <w:t xml:space="preserve">2. </w:t>
      </w:r>
      <w:r w:rsidR="0027608B">
        <w:t xml:space="preserve">Voor de module test is het aantal runtime meldingen in zowel het </w:t>
      </w:r>
      <w:proofErr w:type="spellStart"/>
      <w:r w:rsidR="0027608B">
        <w:t>mooiweer</w:t>
      </w:r>
      <w:proofErr w:type="spellEnd"/>
      <w:r w:rsidR="0027608B">
        <w:t xml:space="preserve">- als het slechtweerscenario </w:t>
      </w:r>
      <w:r w:rsidR="00563E2D">
        <w:t>bijgehouden</w:t>
      </w:r>
    </w:p>
    <w:p w14:paraId="56770347" w14:textId="48BF0966" w:rsidR="00563E2D" w:rsidRDefault="00563E2D" w:rsidP="00563E2D">
      <w:pPr>
        <w:pStyle w:val="ListParagraph"/>
        <w:numPr>
          <w:ilvl w:val="1"/>
          <w:numId w:val="9"/>
        </w:numPr>
      </w:pPr>
      <w:proofErr w:type="gramStart"/>
      <w:r>
        <w:t>Indien</w:t>
      </w:r>
      <w:proofErr w:type="gramEnd"/>
      <w:r>
        <w:t xml:space="preserve"> dit aantal ongelijk is aan nul, is de module test niet afgerond en dient verdere actie worden ondernomen</w:t>
      </w:r>
    </w:p>
    <w:p w14:paraId="6E593C62" w14:textId="4726CD8B" w:rsidR="00563E2D" w:rsidRDefault="006565DE" w:rsidP="009264B1">
      <w:pPr>
        <w:pStyle w:val="ListParagraph"/>
        <w:numPr>
          <w:ilvl w:val="0"/>
          <w:numId w:val="9"/>
        </w:numPr>
      </w:pPr>
      <w:r>
        <w:t xml:space="preserve">3. </w:t>
      </w:r>
      <w:r w:rsidR="00563E2D">
        <w:t>De dekkingsgraad wordt gerapporteerd; als deze ongelijk is aan 100%, moet actie worden ondernomen om het gewenste niveau te bereiken</w:t>
      </w:r>
    </w:p>
    <w:p w14:paraId="2FB8E0D0" w14:textId="377AF2F2" w:rsidR="00563E2D" w:rsidRDefault="00563E2D" w:rsidP="00563E2D">
      <w:pPr>
        <w:pStyle w:val="ListParagraph"/>
        <w:numPr>
          <w:ilvl w:val="1"/>
          <w:numId w:val="9"/>
        </w:numPr>
      </w:pPr>
      <w:r>
        <w:t>Alleen bij een volledige dekkingsgraad kan het proces als afgerond worden beschouwd</w:t>
      </w:r>
    </w:p>
    <w:p w14:paraId="15E384B1" w14:textId="2954B469" w:rsidR="004234C1" w:rsidRDefault="006565DE" w:rsidP="004234C1">
      <w:pPr>
        <w:pStyle w:val="ListParagraph"/>
        <w:numPr>
          <w:ilvl w:val="0"/>
          <w:numId w:val="9"/>
        </w:numPr>
      </w:pPr>
      <w:r>
        <w:t xml:space="preserve">4. </w:t>
      </w:r>
      <w:r w:rsidR="004234C1">
        <w:t xml:space="preserve">Geen </w:t>
      </w:r>
      <w:proofErr w:type="spellStart"/>
      <w:r w:rsidR="004234C1">
        <w:t>warnings</w:t>
      </w:r>
      <w:proofErr w:type="spellEnd"/>
      <w:r w:rsidR="004234C1">
        <w:t>/</w:t>
      </w:r>
      <w:proofErr w:type="spellStart"/>
      <w:r w:rsidR="004234C1">
        <w:t>messages</w:t>
      </w:r>
      <w:proofErr w:type="spellEnd"/>
      <w:r w:rsidR="004234C1">
        <w:t>?</w:t>
      </w:r>
    </w:p>
    <w:p w14:paraId="25CF67D3" w14:textId="5ED66DC1" w:rsidR="00563E2D" w:rsidRDefault="00563E2D" w:rsidP="00563E2D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⌨️ </w:t>
      </w:r>
      <w:r w:rsidR="006565DE">
        <w:rPr>
          <w:rFonts w:ascii="Segoe UI Emoji" w:hAnsi="Segoe UI Emoji" w:cs="Segoe UI Emoji"/>
        </w:rPr>
        <w:t xml:space="preserve">B. </w:t>
      </w:r>
      <w:r w:rsidR="00067961">
        <w:rPr>
          <w:rFonts w:ascii="Segoe UI Emoji" w:hAnsi="Segoe UI Emoji" w:cs="Segoe UI Emoji"/>
        </w:rPr>
        <w:t>Houd ik me aan de eenvoudigste oplossing?</w:t>
      </w:r>
    </w:p>
    <w:p w14:paraId="54B7DFEF" w14:textId="60F9A975" w:rsidR="00067961" w:rsidRDefault="006565DE" w:rsidP="00067961">
      <w:pPr>
        <w:pStyle w:val="ListParagraph"/>
        <w:numPr>
          <w:ilvl w:val="0"/>
          <w:numId w:val="18"/>
        </w:numPr>
      </w:pPr>
      <w:r>
        <w:t xml:space="preserve">1. </w:t>
      </w:r>
      <w:r w:rsidR="008F29A3">
        <w:t xml:space="preserve">Test </w:t>
      </w:r>
      <w:proofErr w:type="spellStart"/>
      <w:r w:rsidR="008F29A3">
        <w:t>boundaries</w:t>
      </w:r>
      <w:proofErr w:type="spellEnd"/>
    </w:p>
    <w:p w14:paraId="5CDE6DD1" w14:textId="19723AEF" w:rsidR="00F471BA" w:rsidRDefault="006565DE" w:rsidP="00067961">
      <w:pPr>
        <w:pStyle w:val="ListParagraph"/>
        <w:numPr>
          <w:ilvl w:val="0"/>
          <w:numId w:val="18"/>
        </w:numPr>
      </w:pPr>
      <w:r>
        <w:t xml:space="preserve">2. </w:t>
      </w:r>
      <w:r w:rsidR="00F471BA">
        <w:t xml:space="preserve">Geen </w:t>
      </w:r>
      <w:proofErr w:type="spellStart"/>
      <w:r w:rsidR="00F471BA">
        <w:t>Task</w:t>
      </w:r>
      <w:proofErr w:type="spellEnd"/>
      <w:r w:rsidR="00F471BA">
        <w:t xml:space="preserve"> gebruiken</w:t>
      </w:r>
    </w:p>
    <w:p w14:paraId="390EAB66" w14:textId="7441B50F" w:rsidR="001F6AB2" w:rsidRDefault="006565DE" w:rsidP="00067961">
      <w:pPr>
        <w:pStyle w:val="ListParagraph"/>
        <w:numPr>
          <w:ilvl w:val="0"/>
          <w:numId w:val="18"/>
        </w:numPr>
      </w:pPr>
      <w:r>
        <w:t xml:space="preserve">3. </w:t>
      </w:r>
      <w:r w:rsidR="001F6AB2">
        <w:t>Worden de referenties van een functie specifiek voor de taak gebruikt?</w:t>
      </w:r>
    </w:p>
    <w:p w14:paraId="75E6C398" w14:textId="6904B005" w:rsidR="002E7A2D" w:rsidRDefault="002E7A2D" w:rsidP="002E7A2D">
      <w:pPr>
        <w:pStyle w:val="ListParagraph"/>
        <w:numPr>
          <w:ilvl w:val="1"/>
          <w:numId w:val="18"/>
        </w:numPr>
      </w:pPr>
      <w:r>
        <w:t>Andere taken voeren onbedoelde acties uit omdat de functie universeel gebruikt wordt</w:t>
      </w:r>
    </w:p>
    <w:p w14:paraId="63E2B0F0" w14:textId="4B087846" w:rsidR="00F471BA" w:rsidRDefault="00F471BA" w:rsidP="00F471BA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⌨️ </w:t>
      </w:r>
      <w:r w:rsidR="006565DE">
        <w:rPr>
          <w:rFonts w:ascii="Segoe UI Emoji" w:hAnsi="Segoe UI Emoji" w:cs="Segoe UI Emoji"/>
        </w:rPr>
        <w:t xml:space="preserve">C. </w:t>
      </w:r>
      <w:r>
        <w:rPr>
          <w:rFonts w:ascii="Segoe UI Emoji" w:hAnsi="Segoe UI Emoji" w:cs="Segoe UI Emoji"/>
        </w:rPr>
        <w:t>Houd ik me aan de code conventie?</w:t>
      </w:r>
    </w:p>
    <w:p w14:paraId="10CF3997" w14:textId="79BEC3B6" w:rsidR="00F471BA" w:rsidRDefault="006565DE" w:rsidP="00F471BA">
      <w:pPr>
        <w:pStyle w:val="ListParagraph"/>
        <w:numPr>
          <w:ilvl w:val="0"/>
          <w:numId w:val="19"/>
        </w:numPr>
      </w:pPr>
      <w:r>
        <w:t xml:space="preserve">1. </w:t>
      </w:r>
      <w:r w:rsidR="00F471BA">
        <w:t>Geen commentaar schrijven in gegenereerde code</w:t>
      </w:r>
    </w:p>
    <w:p w14:paraId="7CF34A1E" w14:textId="76F2F9E7" w:rsidR="00664BEE" w:rsidRDefault="00664BEE" w:rsidP="00664BEE">
      <w:pPr>
        <w:pStyle w:val="ListParagraph"/>
        <w:numPr>
          <w:ilvl w:val="1"/>
          <w:numId w:val="19"/>
        </w:numPr>
      </w:pPr>
      <w:r>
        <w:t xml:space="preserve">Gebruik </w:t>
      </w:r>
      <w:proofErr w:type="spellStart"/>
      <w:r>
        <w:t>tooling</w:t>
      </w:r>
      <w:proofErr w:type="spellEnd"/>
      <w:r>
        <w:t xml:space="preserve"> en documenteer extern</w:t>
      </w:r>
    </w:p>
    <w:p w14:paraId="49AA7FBB" w14:textId="2D2B3A3D" w:rsidR="00F471BA" w:rsidRDefault="006565DE" w:rsidP="00F471BA">
      <w:pPr>
        <w:pStyle w:val="ListParagraph"/>
        <w:numPr>
          <w:ilvl w:val="0"/>
          <w:numId w:val="19"/>
        </w:numPr>
      </w:pPr>
      <w:r>
        <w:t xml:space="preserve">2. </w:t>
      </w:r>
      <w:r w:rsidR="00F471BA">
        <w:t xml:space="preserve">Gebruik </w:t>
      </w:r>
      <w:proofErr w:type="spellStart"/>
      <w:r w:rsidR="00F471BA">
        <w:t>WinMerge</w:t>
      </w:r>
      <w:proofErr w:type="spellEnd"/>
      <w:r w:rsidR="00F471BA">
        <w:t xml:space="preserve"> als je een ouder issue oppakt</w:t>
      </w:r>
    </w:p>
    <w:p w14:paraId="42FF9F73" w14:textId="77777777" w:rsidR="001364D6" w:rsidRDefault="00664BEE" w:rsidP="001364D6">
      <w:pPr>
        <w:pStyle w:val="ListParagraph"/>
        <w:numPr>
          <w:ilvl w:val="1"/>
          <w:numId w:val="6"/>
        </w:numPr>
        <w:rPr>
          <w:ins w:id="419" w:author="Rinse Cramer" w:date="2025-11-04T23:03:00Z" w16du:dateUtc="2025-11-04T22:03:00Z"/>
        </w:rPr>
      </w:pPr>
      <w:r>
        <w:t>Er kunnen in de tussentijd wijzigingen aangebracht zijn</w:t>
      </w:r>
    </w:p>
    <w:p w14:paraId="6394DE89" w14:textId="77777777" w:rsidR="001364D6" w:rsidRDefault="001364D6" w:rsidP="001364D6">
      <w:pPr>
        <w:pStyle w:val="ListParagraph"/>
        <w:numPr>
          <w:ilvl w:val="0"/>
          <w:numId w:val="6"/>
        </w:numPr>
        <w:rPr>
          <w:ins w:id="420" w:author="Rinse Cramer" w:date="2025-11-04T23:03:00Z" w16du:dateUtc="2025-11-04T22:03:00Z"/>
        </w:rPr>
      </w:pPr>
      <w:ins w:id="421" w:author="Rinse Cramer" w:date="2025-11-04T23:03:00Z" w16du:dateUtc="2025-11-04T22:03:00Z">
        <w:r>
          <w:t>3. Heb ik een voorstel gedaan op het moment dat ik denk dat het, om welke reden dan ook, anders kan?</w:t>
        </w:r>
      </w:ins>
    </w:p>
    <w:p w14:paraId="17F3FA77" w14:textId="612A0CDA" w:rsidR="00664BEE" w:rsidRDefault="001364D6" w:rsidP="001364D6">
      <w:pPr>
        <w:pStyle w:val="ListParagraph"/>
        <w:numPr>
          <w:ilvl w:val="1"/>
          <w:numId w:val="19"/>
        </w:numPr>
      </w:pPr>
      <w:ins w:id="422" w:author="Rinse Cramer" w:date="2025-11-04T23:03:00Z" w16du:dateUtc="2025-11-04T22:03:00Z">
        <w:r>
          <w:t>Bij akkoord uitvoeren</w:t>
        </w:r>
      </w:ins>
    </w:p>
    <w:p w14:paraId="446D40B0" w14:textId="14810BDC" w:rsidR="00F471BA" w:rsidRDefault="006565DE" w:rsidP="00F471BA">
      <w:pPr>
        <w:pStyle w:val="ListParagraph"/>
        <w:numPr>
          <w:ilvl w:val="0"/>
          <w:numId w:val="19"/>
        </w:numPr>
      </w:pPr>
      <w:del w:id="423" w:author="Rinse Cramer" w:date="2025-11-04T23:03:00Z" w16du:dateUtc="2025-11-04T22:03:00Z">
        <w:r w:rsidDel="001364D6">
          <w:delText>3</w:delText>
        </w:r>
      </w:del>
      <w:ins w:id="424" w:author="Rinse Cramer" w:date="2025-11-04T23:03:00Z" w16du:dateUtc="2025-11-04T22:03:00Z">
        <w:r w:rsidR="001364D6">
          <w:t>4</w:t>
        </w:r>
      </w:ins>
      <w:r>
        <w:t xml:space="preserve">. </w:t>
      </w:r>
      <w:r w:rsidR="00F471BA">
        <w:t>Heb ik de implementatie op dezelfde ma</w:t>
      </w:r>
      <w:r w:rsidR="00664BEE">
        <w:t>nier uitgevoerd als de vorige keer?</w:t>
      </w:r>
    </w:p>
    <w:p w14:paraId="3683EA19" w14:textId="15020B50" w:rsidR="00664BEE" w:rsidRDefault="00664BEE" w:rsidP="00664BEE">
      <w:pPr>
        <w:pStyle w:val="ListParagraph"/>
        <w:numPr>
          <w:ilvl w:val="1"/>
          <w:numId w:val="19"/>
        </w:numPr>
      </w:pPr>
      <w:r>
        <w:t>Heb ik dezelfde tools gebruikt?</w:t>
      </w:r>
    </w:p>
    <w:p w14:paraId="7254EB21" w14:textId="560E6F4C" w:rsidR="001F6AB2" w:rsidRDefault="006565DE" w:rsidP="001F6AB2">
      <w:pPr>
        <w:pStyle w:val="ListParagraph"/>
        <w:numPr>
          <w:ilvl w:val="0"/>
          <w:numId w:val="19"/>
        </w:numPr>
      </w:pPr>
      <w:del w:id="425" w:author="Rinse Cramer" w:date="2025-11-04T23:03:00Z" w16du:dateUtc="2025-11-04T22:03:00Z">
        <w:r w:rsidDel="001364D6">
          <w:delText>4</w:delText>
        </w:r>
      </w:del>
      <w:ins w:id="426" w:author="Rinse Cramer" w:date="2025-11-04T23:03:00Z" w16du:dateUtc="2025-11-04T22:03:00Z">
        <w:r w:rsidR="001364D6">
          <w:t>5</w:t>
        </w:r>
      </w:ins>
      <w:r>
        <w:t xml:space="preserve">. </w:t>
      </w:r>
      <w:r w:rsidR="002E7A2D">
        <w:t xml:space="preserve">Heb ik geen </w:t>
      </w:r>
      <w:proofErr w:type="spellStart"/>
      <w:r w:rsidR="002E7A2D">
        <w:t>refactor</w:t>
      </w:r>
      <w:proofErr w:type="spellEnd"/>
      <w:r w:rsidR="002E7A2D">
        <w:t>/clean uitgevoerd?</w:t>
      </w:r>
    </w:p>
    <w:p w14:paraId="540FA600" w14:textId="63E455F1" w:rsidR="00664BEE" w:rsidRDefault="00664BEE" w:rsidP="00664BEE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⌨️ </w:t>
      </w:r>
      <w:r w:rsidR="006565DE">
        <w:rPr>
          <w:rFonts w:ascii="Segoe UI Emoji" w:hAnsi="Segoe UI Emoji" w:cs="Segoe UI Emoji"/>
        </w:rPr>
        <w:t xml:space="preserve">D. </w:t>
      </w:r>
      <w:r w:rsidR="00A369DB">
        <w:rPr>
          <w:rFonts w:ascii="Segoe UI Emoji" w:hAnsi="Segoe UI Emoji" w:cs="Segoe UI Emoji"/>
        </w:rPr>
        <w:t>Alle IF en ELSE paden getest?</w:t>
      </w:r>
    </w:p>
    <w:p w14:paraId="7EF3C89A" w14:textId="2C42579F" w:rsidR="00A369DB" w:rsidRDefault="006565DE" w:rsidP="00A369DB">
      <w:pPr>
        <w:pStyle w:val="ListParagraph"/>
        <w:numPr>
          <w:ilvl w:val="0"/>
          <w:numId w:val="20"/>
        </w:numPr>
      </w:pPr>
      <w:r>
        <w:t xml:space="preserve">1. </w:t>
      </w:r>
      <w:r w:rsidR="0014753F">
        <w:t>Bevat iedere default case minimaal een log?</w:t>
      </w:r>
    </w:p>
    <w:p w14:paraId="1271B636" w14:textId="4E291BD1" w:rsidR="00893867" w:rsidRDefault="006565DE" w:rsidP="004234C1">
      <w:pPr>
        <w:pStyle w:val="ListParagraph"/>
        <w:numPr>
          <w:ilvl w:val="0"/>
          <w:numId w:val="20"/>
        </w:numPr>
      </w:pPr>
      <w:r>
        <w:t xml:space="preserve">2. </w:t>
      </w:r>
      <w:r w:rsidR="0014753F">
        <w:t xml:space="preserve">Is een bijzondere oplossing voorzien van </w:t>
      </w:r>
      <w:proofErr w:type="spellStart"/>
      <w:r w:rsidR="0014753F">
        <w:t>van</w:t>
      </w:r>
      <w:proofErr w:type="spellEnd"/>
      <w:r w:rsidR="0014753F">
        <w:t xml:space="preserve"> commentaar met de rationale?</w:t>
      </w:r>
    </w:p>
    <w:p w14:paraId="10CB6A65" w14:textId="2167F8F9" w:rsidR="00484D28" w:rsidRDefault="00484D28" w:rsidP="00484D28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⌨️ </w:t>
      </w:r>
      <w:r w:rsidR="006565DE">
        <w:rPr>
          <w:rFonts w:ascii="Segoe UI Emoji" w:hAnsi="Segoe UI Emoji" w:cs="Segoe UI Emoji"/>
        </w:rPr>
        <w:t xml:space="preserve">E. </w:t>
      </w:r>
      <w:proofErr w:type="spellStart"/>
      <w:r>
        <w:rPr>
          <w:rFonts w:ascii="Segoe UI Emoji" w:hAnsi="Segoe UI Emoji" w:cs="Segoe UI Emoji"/>
        </w:rPr>
        <w:t>Confidence</w:t>
      </w:r>
      <w:proofErr w:type="spellEnd"/>
      <w:r>
        <w:rPr>
          <w:rFonts w:ascii="Segoe UI Emoji" w:hAnsi="Segoe UI Emoji" w:cs="Segoe UI Emoji"/>
        </w:rPr>
        <w:t xml:space="preserve"> level vastgesteld</w:t>
      </w:r>
    </w:p>
    <w:p w14:paraId="61C38F5E" w14:textId="7CC6710C" w:rsidR="00484D28" w:rsidRDefault="006565DE" w:rsidP="001737A4">
      <w:pPr>
        <w:pStyle w:val="ListParagraph"/>
        <w:numPr>
          <w:ilvl w:val="0"/>
          <w:numId w:val="21"/>
        </w:numPr>
      </w:pPr>
      <w:r>
        <w:t xml:space="preserve">1. </w:t>
      </w:r>
      <w:r w:rsidR="001737A4">
        <w:t>Changes verifi</w:t>
      </w:r>
      <w:r w:rsidR="001737A4" w:rsidRPr="00484D28">
        <w:t>ë</w:t>
      </w:r>
      <w:r w:rsidR="001737A4">
        <w:t>ren</w:t>
      </w:r>
    </w:p>
    <w:p w14:paraId="69B51B0C" w14:textId="06056B2B" w:rsidR="0087389A" w:rsidRDefault="0087389A" w:rsidP="0087389A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 xml:space="preserve">⌨️ </w:t>
      </w:r>
      <w:r w:rsidR="006565DE">
        <w:rPr>
          <w:rFonts w:ascii="Segoe UI Emoji" w:hAnsi="Segoe UI Emoji" w:cs="Segoe UI Emoji"/>
        </w:rPr>
        <w:t xml:space="preserve">F. </w:t>
      </w:r>
      <w:r>
        <w:rPr>
          <w:rFonts w:ascii="Segoe UI Emoji" w:hAnsi="Segoe UI Emoji" w:cs="Segoe UI Emoji"/>
        </w:rPr>
        <w:t>Vragen stellen bij onduidelijkheden!</w:t>
      </w:r>
    </w:p>
    <w:p w14:paraId="5F7A9573" w14:textId="322B6994" w:rsidR="0087389A" w:rsidRDefault="006565DE" w:rsidP="0087389A">
      <w:pPr>
        <w:pStyle w:val="ListParagraph"/>
        <w:numPr>
          <w:ilvl w:val="0"/>
          <w:numId w:val="21"/>
        </w:numPr>
      </w:pPr>
      <w:r>
        <w:t xml:space="preserve">1. </w:t>
      </w:r>
      <w:r w:rsidR="001737A4">
        <w:t>Heb ik het afgeraffeld? Zo ja, meldplicht!</w:t>
      </w:r>
    </w:p>
    <w:p w14:paraId="61060DDF" w14:textId="48D90F5B" w:rsidR="00966A47" w:rsidRDefault="0041501D" w:rsidP="00966A47">
      <w:pPr>
        <w:pStyle w:val="ListParagraph"/>
        <w:numPr>
          <w:ilvl w:val="1"/>
          <w:numId w:val="21"/>
        </w:numPr>
      </w:pPr>
      <w:proofErr w:type="gramStart"/>
      <w:r>
        <w:t>Indien</w:t>
      </w:r>
      <w:proofErr w:type="gramEnd"/>
      <w:r>
        <w:t xml:space="preserve"> er signalen zijn dat de uitvoering onvoldoende is geweest, verzoek ik dit expliciet te melden via Esther zodat er gericht kan worden bijgestuurd</w:t>
      </w:r>
    </w:p>
    <w:p w14:paraId="789F344B" w14:textId="506DB93E" w:rsidR="001737A4" w:rsidDel="00EB3271" w:rsidRDefault="001737A4" w:rsidP="001737A4">
      <w:pPr>
        <w:pStyle w:val="Heading1"/>
        <w:rPr>
          <w:del w:id="427" w:author="Rinse Cramer" w:date="2025-11-07T18:12:00Z" w16du:dateUtc="2025-11-07T17:12:00Z"/>
          <w:rFonts w:ascii="Segoe UI Emoji" w:hAnsi="Segoe UI Emoji" w:cs="Segoe UI Emoji"/>
        </w:rPr>
      </w:pPr>
      <w:del w:id="428" w:author="Rinse Cramer" w:date="2025-11-07T18:12:00Z" w16du:dateUtc="2025-11-07T17:12:00Z">
        <w:r w:rsidDel="00EB3271">
          <w:rPr>
            <w:rFonts w:ascii="Segoe UI Emoji" w:hAnsi="Segoe UI Emoji" w:cs="Segoe UI Emoji"/>
          </w:rPr>
          <w:delText xml:space="preserve">⌨️ </w:delText>
        </w:r>
        <w:r w:rsidR="006565DE" w:rsidDel="00EB3271">
          <w:rPr>
            <w:rFonts w:ascii="Segoe UI Emoji" w:hAnsi="Segoe UI Emoji" w:cs="Segoe UI Emoji"/>
          </w:rPr>
          <w:delText xml:space="preserve">G. </w:delText>
        </w:r>
        <w:r w:rsidDel="00EB3271">
          <w:rPr>
            <w:rFonts w:ascii="Segoe UI Emoji" w:hAnsi="Segoe UI Emoji" w:cs="Segoe UI Emoji"/>
          </w:rPr>
          <w:delText>Actiepunten uit Excel verwerkt en Jira ge</w:delText>
        </w:r>
        <w:r w:rsidRPr="00B651F3" w:rsidDel="00EB3271">
          <w:rPr>
            <w:rFonts w:ascii="Segoe UI Emoji" w:hAnsi="Segoe UI Emoji" w:cs="Segoe UI Emoji"/>
          </w:rPr>
          <w:delText>ü</w:delText>
        </w:r>
        <w:r w:rsidDel="00EB3271">
          <w:rPr>
            <w:rFonts w:ascii="Segoe UI Emoji" w:hAnsi="Segoe UI Emoji" w:cs="Segoe UI Emoji"/>
          </w:rPr>
          <w:delText>pdated</w:delText>
        </w:r>
      </w:del>
    </w:p>
    <w:p w14:paraId="56E9E4DB" w14:textId="0916A351" w:rsidR="004234C1" w:rsidDel="00EB3271" w:rsidRDefault="006565DE" w:rsidP="004234C1">
      <w:pPr>
        <w:pStyle w:val="ListParagraph"/>
        <w:numPr>
          <w:ilvl w:val="0"/>
          <w:numId w:val="21"/>
        </w:numPr>
        <w:rPr>
          <w:del w:id="429" w:author="Rinse Cramer" w:date="2025-11-07T18:12:00Z" w16du:dateUtc="2025-11-07T17:12:00Z"/>
        </w:rPr>
      </w:pPr>
      <w:del w:id="430" w:author="Rinse Cramer" w:date="2025-11-07T18:12:00Z" w16du:dateUtc="2025-11-07T17:12:00Z">
        <w:r w:rsidDel="00EB3271">
          <w:delText xml:space="preserve">1. </w:delText>
        </w:r>
        <w:r w:rsidR="004234C1" w:rsidDel="00EB3271">
          <w:delText>Controleer schriftje op actiepunten</w:delText>
        </w:r>
      </w:del>
    </w:p>
    <w:p w14:paraId="174BEDAE" w14:textId="16D74275" w:rsidR="004234C1" w:rsidDel="00EB3271" w:rsidRDefault="004234C1" w:rsidP="004234C1">
      <w:pPr>
        <w:pStyle w:val="ListParagraph"/>
        <w:numPr>
          <w:ilvl w:val="1"/>
          <w:numId w:val="21"/>
        </w:numPr>
        <w:rPr>
          <w:del w:id="431" w:author="Rinse Cramer" w:date="2025-11-07T18:12:00Z" w16du:dateUtc="2025-11-07T17:12:00Z"/>
        </w:rPr>
      </w:pPr>
      <w:del w:id="432" w:author="Rinse Cramer" w:date="2025-11-07T18:12:00Z" w16du:dateUtc="2025-11-07T17:12:00Z">
        <w:r w:rsidDel="00EB3271">
          <w:delText>Actiepunten zijn mondeling ontvangen van de opdrachtgever</w:delText>
        </w:r>
      </w:del>
    </w:p>
    <w:p w14:paraId="55BEDB14" w14:textId="5C73577D" w:rsidR="001737A4" w:rsidDel="00EB3271" w:rsidRDefault="006565DE" w:rsidP="001737A4">
      <w:pPr>
        <w:pStyle w:val="ListParagraph"/>
        <w:numPr>
          <w:ilvl w:val="0"/>
          <w:numId w:val="21"/>
        </w:numPr>
        <w:rPr>
          <w:del w:id="433" w:author="Rinse Cramer" w:date="2025-11-07T18:12:00Z" w16du:dateUtc="2025-11-07T17:12:00Z"/>
        </w:rPr>
      </w:pPr>
      <w:del w:id="434" w:author="Rinse Cramer" w:date="2025-11-07T18:12:00Z" w16du:dateUtc="2025-11-07T17:12:00Z">
        <w:r w:rsidDel="00EB3271">
          <w:delText xml:space="preserve">2. </w:delText>
        </w:r>
        <w:r w:rsidR="009F0AB5" w:rsidDel="00EB3271">
          <w:delText>Heb ik in Jira mijn deliverables genoteerd?</w:delText>
        </w:r>
      </w:del>
    </w:p>
    <w:p w14:paraId="05AB29B5" w14:textId="4CD0F4EA" w:rsidR="009F0AB5" w:rsidDel="00EB3271" w:rsidRDefault="009F0AB5" w:rsidP="009F0AB5">
      <w:pPr>
        <w:pStyle w:val="ListParagraph"/>
        <w:numPr>
          <w:ilvl w:val="1"/>
          <w:numId w:val="21"/>
        </w:numPr>
        <w:rPr>
          <w:del w:id="435" w:author="Rinse Cramer" w:date="2025-11-07T18:12:00Z" w16du:dateUtc="2025-11-07T17:12:00Z"/>
        </w:rPr>
      </w:pPr>
      <w:del w:id="436" w:author="Rinse Cramer" w:date="2025-11-07T18:12:00Z" w16du:dateUtc="2025-11-07T17:12:00Z">
        <w:r w:rsidDel="00EB3271">
          <w:delText>Alleen toevoegen van opmerking, NIET wijzigen</w:delText>
        </w:r>
      </w:del>
    </w:p>
    <w:p w14:paraId="44E36F4F" w14:textId="7C4F8762" w:rsidR="004234C1" w:rsidDel="00EB3271" w:rsidRDefault="006565DE" w:rsidP="004234C1">
      <w:pPr>
        <w:pStyle w:val="ListParagraph"/>
        <w:numPr>
          <w:ilvl w:val="0"/>
          <w:numId w:val="21"/>
        </w:numPr>
        <w:rPr>
          <w:del w:id="437" w:author="Rinse Cramer" w:date="2025-11-07T18:12:00Z" w16du:dateUtc="2025-11-07T17:12:00Z"/>
        </w:rPr>
      </w:pPr>
      <w:del w:id="438" w:author="Rinse Cramer" w:date="2025-11-07T18:12:00Z" w16du:dateUtc="2025-11-07T17:12:00Z">
        <w:r w:rsidDel="00EB3271">
          <w:delText xml:space="preserve">3. </w:delText>
        </w:r>
        <w:r w:rsidR="004234C1" w:rsidDel="00EB3271">
          <w:delText>Heb ik in de actielijst mijn schatting van test bijgewerkt?</w:delText>
        </w:r>
      </w:del>
    </w:p>
    <w:p w14:paraId="0B6ED80C" w14:textId="1A3F035C" w:rsidR="00A153B2" w:rsidDel="00EB3271" w:rsidRDefault="00A153B2" w:rsidP="00A153B2">
      <w:pPr>
        <w:pStyle w:val="ListParagraph"/>
        <w:numPr>
          <w:ilvl w:val="1"/>
          <w:numId w:val="21"/>
        </w:numPr>
        <w:rPr>
          <w:del w:id="439" w:author="Rinse Cramer" w:date="2025-11-07T18:12:00Z" w16du:dateUtc="2025-11-07T17:12:00Z"/>
        </w:rPr>
      </w:pPr>
      <w:del w:id="440" w:author="Rinse Cramer" w:date="2025-11-07T18:12:00Z" w16du:dateUtc="2025-11-07T17:12:00Z">
        <w:r w:rsidDel="00EB3271">
          <w:delText>Niet inschatten als er een executie bijgehouden is</w:delText>
        </w:r>
      </w:del>
    </w:p>
    <w:p w14:paraId="5BD7095E" w14:textId="30B5F6F1" w:rsidR="004234C1" w:rsidDel="00EB3271" w:rsidRDefault="006565DE" w:rsidP="004234C1">
      <w:pPr>
        <w:pStyle w:val="ListParagraph"/>
        <w:numPr>
          <w:ilvl w:val="0"/>
          <w:numId w:val="21"/>
        </w:numPr>
        <w:rPr>
          <w:del w:id="441" w:author="Rinse Cramer" w:date="2025-11-07T18:12:00Z" w16du:dateUtc="2025-11-07T17:12:00Z"/>
        </w:rPr>
      </w:pPr>
      <w:del w:id="442" w:author="Rinse Cramer" w:date="2025-11-07T18:12:00Z" w16du:dateUtc="2025-11-07T17:12:00Z">
        <w:r w:rsidDel="00EB3271">
          <w:delText xml:space="preserve">4. </w:delText>
        </w:r>
        <w:r w:rsidR="004234C1" w:rsidDel="00EB3271">
          <w:delText>Is er een schatting significant gewijzigd? Zo ja, meldplicht!</w:delText>
        </w:r>
      </w:del>
    </w:p>
    <w:p w14:paraId="37E38027" w14:textId="5FC3D23B" w:rsidR="00A153B2" w:rsidDel="00EB3271" w:rsidRDefault="00A153B2" w:rsidP="00A153B2">
      <w:pPr>
        <w:pStyle w:val="ListParagraph"/>
        <w:numPr>
          <w:ilvl w:val="1"/>
          <w:numId w:val="21"/>
        </w:numPr>
        <w:rPr>
          <w:del w:id="443" w:author="Rinse Cramer" w:date="2025-11-07T18:12:00Z" w16du:dateUtc="2025-11-07T17:12:00Z"/>
        </w:rPr>
      </w:pPr>
      <w:del w:id="444" w:author="Rinse Cramer" w:date="2025-11-07T18:12:00Z" w16du:dateUtc="2025-11-07T17:12:00Z">
        <w:r w:rsidDel="00EB3271">
          <w:delText>Forceert de trigger van een significant inzicht gekregen uit de flowchart</w:delText>
        </w:r>
      </w:del>
    </w:p>
    <w:p w14:paraId="5CBF2063" w14:textId="56587546" w:rsidR="00A153B2" w:rsidRDefault="00B210E1" w:rsidP="00A153B2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⌨️</w:t>
      </w:r>
      <w:r w:rsidR="00A153B2">
        <w:rPr>
          <w:rFonts w:ascii="Segoe UI Emoji" w:hAnsi="Segoe UI Emoji" w:cs="Segoe UI Emoji"/>
        </w:rPr>
        <w:t xml:space="preserve"> </w:t>
      </w:r>
      <w:ins w:id="445" w:author="Rinse Cramer" w:date="2025-11-07T18:12:00Z" w16du:dateUtc="2025-11-07T17:12:00Z">
        <w:r w:rsidR="00EB3271">
          <w:rPr>
            <w:rFonts w:ascii="Segoe UI Emoji" w:hAnsi="Segoe UI Emoji" w:cs="Segoe UI Emoji"/>
          </w:rPr>
          <w:t>G</w:t>
        </w:r>
      </w:ins>
      <w:del w:id="446" w:author="Rinse Cramer" w:date="2025-11-07T18:12:00Z" w16du:dateUtc="2025-11-07T17:12:00Z">
        <w:r w:rsidR="006565DE" w:rsidDel="00EB3271">
          <w:rPr>
            <w:rFonts w:ascii="Segoe UI Emoji" w:hAnsi="Segoe UI Emoji" w:cs="Segoe UI Emoji"/>
          </w:rPr>
          <w:delText>H</w:delText>
        </w:r>
      </w:del>
      <w:r w:rsidR="006565DE">
        <w:rPr>
          <w:rFonts w:ascii="Segoe UI Emoji" w:hAnsi="Segoe UI Emoji" w:cs="Segoe UI Emoji"/>
        </w:rPr>
        <w:t xml:space="preserve">. </w:t>
      </w:r>
      <w:r w:rsidR="00A153B2">
        <w:rPr>
          <w:rFonts w:ascii="Segoe UI Emoji" w:hAnsi="Segoe UI Emoji" w:cs="Segoe UI Emoji"/>
        </w:rPr>
        <w:t>Evaluatie eerste acties:</w:t>
      </w:r>
    </w:p>
    <w:p w14:paraId="2B4A6B74" w14:textId="5CC001A7" w:rsidR="00A153B2" w:rsidRDefault="00A153B2" w:rsidP="006565DE">
      <w:pPr>
        <w:pStyle w:val="Heading2"/>
        <w:numPr>
          <w:ilvl w:val="0"/>
          <w:numId w:val="31"/>
        </w:numPr>
      </w:pPr>
      <w:r>
        <w:t>Hoe lang denk je nog nodig te hebben?</w:t>
      </w:r>
    </w:p>
    <w:p w14:paraId="610913C9" w14:textId="29738876" w:rsidR="00A153B2" w:rsidRDefault="006565DE" w:rsidP="00A153B2">
      <w:pPr>
        <w:pStyle w:val="ListParagraph"/>
        <w:numPr>
          <w:ilvl w:val="0"/>
          <w:numId w:val="9"/>
        </w:numPr>
      </w:pPr>
      <w:r>
        <w:t xml:space="preserve">1. </w:t>
      </w:r>
      <w:r w:rsidR="00A153B2">
        <w:t>Staan er dingen in die niet bij de opdracht horen?</w:t>
      </w:r>
    </w:p>
    <w:p w14:paraId="3448ED46" w14:textId="7EF3913F" w:rsidR="00A153B2" w:rsidRDefault="006565DE" w:rsidP="00A153B2">
      <w:pPr>
        <w:pStyle w:val="ListParagraph"/>
        <w:numPr>
          <w:ilvl w:val="0"/>
          <w:numId w:val="16"/>
        </w:numPr>
      </w:pPr>
      <w:r>
        <w:t xml:space="preserve">2. </w:t>
      </w:r>
      <w:r w:rsidR="00A153B2">
        <w:t>Is het eerder gebeurd?</w:t>
      </w:r>
    </w:p>
    <w:p w14:paraId="6CC35571" w14:textId="5949B3E7" w:rsidR="00A153B2" w:rsidRDefault="00A153B2" w:rsidP="006565DE">
      <w:pPr>
        <w:pStyle w:val="Heading2"/>
        <w:numPr>
          <w:ilvl w:val="0"/>
          <w:numId w:val="31"/>
        </w:numPr>
      </w:pPr>
      <w:r>
        <w:t>Past het binnen de 150%? Tijdtrigger gehaald? Zo ja, verder</w:t>
      </w:r>
    </w:p>
    <w:p w14:paraId="1CB1C70A" w14:textId="072B5313" w:rsidR="00A153B2" w:rsidRDefault="006565DE" w:rsidP="00A153B2">
      <w:pPr>
        <w:pStyle w:val="ListParagraph"/>
        <w:numPr>
          <w:ilvl w:val="0"/>
          <w:numId w:val="9"/>
        </w:numPr>
      </w:pPr>
      <w:r>
        <w:t xml:space="preserve">1. </w:t>
      </w:r>
      <w:r w:rsidR="00A153B2">
        <w:t>Staan er dingen in die niet bij de opdracht horen?</w:t>
      </w:r>
    </w:p>
    <w:p w14:paraId="6B2D8F31" w14:textId="5E00B0CA" w:rsidR="00A153B2" w:rsidRPr="00AB33DA" w:rsidRDefault="006565DE" w:rsidP="00A153B2">
      <w:pPr>
        <w:pStyle w:val="ListParagraph"/>
        <w:numPr>
          <w:ilvl w:val="0"/>
          <w:numId w:val="16"/>
        </w:numPr>
      </w:pPr>
      <w:r>
        <w:t xml:space="preserve">2. </w:t>
      </w:r>
      <w:r w:rsidR="00A153B2">
        <w:t>Is het eerder gebeurd?</w:t>
      </w:r>
    </w:p>
    <w:p w14:paraId="4DDB2C5B" w14:textId="12E6780B" w:rsidR="00A153B2" w:rsidRDefault="00B210E1" w:rsidP="00A153B2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⌨️</w:t>
      </w:r>
      <w:r w:rsidR="00A153B2">
        <w:rPr>
          <w:rFonts w:ascii="Segoe UI Emoji" w:hAnsi="Segoe UI Emoji" w:cs="Segoe UI Emoji"/>
        </w:rPr>
        <w:t xml:space="preserve"> </w:t>
      </w:r>
      <w:del w:id="447" w:author="Rinse Cramer" w:date="2025-11-07T18:12:00Z" w16du:dateUtc="2025-11-07T17:12:00Z">
        <w:r w:rsidR="006565DE" w:rsidDel="00EB3271">
          <w:rPr>
            <w:rFonts w:ascii="Segoe UI Emoji" w:hAnsi="Segoe UI Emoji" w:cs="Segoe UI Emoji"/>
          </w:rPr>
          <w:delText>I</w:delText>
        </w:r>
      </w:del>
      <w:ins w:id="448" w:author="Rinse Cramer" w:date="2025-11-07T18:12:00Z" w16du:dateUtc="2025-11-07T17:12:00Z">
        <w:r w:rsidR="00EB3271">
          <w:rPr>
            <w:rFonts w:ascii="Segoe UI Emoji" w:hAnsi="Segoe UI Emoji" w:cs="Segoe UI Emoji"/>
          </w:rPr>
          <w:t>H</w:t>
        </w:r>
      </w:ins>
      <w:r w:rsidR="006565DE">
        <w:rPr>
          <w:rFonts w:ascii="Segoe UI Emoji" w:hAnsi="Segoe UI Emoji" w:cs="Segoe UI Emoji"/>
        </w:rPr>
        <w:t xml:space="preserve">. </w:t>
      </w:r>
      <w:r w:rsidR="00A153B2">
        <w:rPr>
          <w:rFonts w:ascii="Segoe UI Emoji" w:hAnsi="Segoe UI Emoji" w:cs="Segoe UI Emoji"/>
        </w:rPr>
        <w:t>Evaluatie laatste acties:</w:t>
      </w:r>
    </w:p>
    <w:p w14:paraId="6C418C14" w14:textId="721E03AF" w:rsidR="00A153B2" w:rsidRDefault="00A153B2" w:rsidP="006565DE">
      <w:pPr>
        <w:pStyle w:val="Heading2"/>
        <w:numPr>
          <w:ilvl w:val="0"/>
          <w:numId w:val="32"/>
        </w:numPr>
      </w:pPr>
      <w:r>
        <w:t>Hoe heeft het zo lang kunnen duren?</w:t>
      </w:r>
    </w:p>
    <w:p w14:paraId="29A7C01F" w14:textId="2BC7D3B2" w:rsidR="00A153B2" w:rsidRDefault="006565DE" w:rsidP="00A153B2">
      <w:pPr>
        <w:pStyle w:val="ListParagraph"/>
        <w:numPr>
          <w:ilvl w:val="0"/>
          <w:numId w:val="9"/>
        </w:numPr>
      </w:pPr>
      <w:r>
        <w:t xml:space="preserve">1. </w:t>
      </w:r>
      <w:r w:rsidR="00A153B2">
        <w:t>Staan er dingen in die niet bij de opdracht horen?</w:t>
      </w:r>
    </w:p>
    <w:p w14:paraId="23822B9F" w14:textId="1298F640" w:rsidR="00A153B2" w:rsidRDefault="006565DE" w:rsidP="00A153B2">
      <w:pPr>
        <w:pStyle w:val="ListParagraph"/>
        <w:numPr>
          <w:ilvl w:val="0"/>
          <w:numId w:val="16"/>
        </w:numPr>
      </w:pPr>
      <w:r>
        <w:t xml:space="preserve">2. </w:t>
      </w:r>
      <w:r w:rsidR="00A153B2">
        <w:t>Is het eerder gebeurd?</w:t>
      </w:r>
    </w:p>
    <w:p w14:paraId="53D03BBE" w14:textId="401EAAA5" w:rsidR="00A153B2" w:rsidRDefault="00A153B2" w:rsidP="006565DE">
      <w:pPr>
        <w:pStyle w:val="Heading2"/>
        <w:numPr>
          <w:ilvl w:val="0"/>
          <w:numId w:val="32"/>
        </w:numPr>
      </w:pPr>
      <w:r>
        <w:t>Snellere methodieken mogelijk?</w:t>
      </w:r>
    </w:p>
    <w:p w14:paraId="6D094D9B" w14:textId="6861CCB4" w:rsidR="00B210E1" w:rsidRDefault="006565DE" w:rsidP="00A153B2">
      <w:pPr>
        <w:pStyle w:val="ListParagraph"/>
        <w:numPr>
          <w:ilvl w:val="0"/>
          <w:numId w:val="9"/>
        </w:numPr>
      </w:pPr>
      <w:r>
        <w:t xml:space="preserve">1. </w:t>
      </w:r>
      <w:r w:rsidR="00A153B2">
        <w:t>Staan er dingen in die niet bij de opdracht horen?</w:t>
      </w:r>
    </w:p>
    <w:p w14:paraId="3C9C071A" w14:textId="7558D8AA" w:rsidR="00A153B2" w:rsidRDefault="006565DE" w:rsidP="00A153B2">
      <w:pPr>
        <w:pStyle w:val="ListParagraph"/>
        <w:numPr>
          <w:ilvl w:val="0"/>
          <w:numId w:val="9"/>
        </w:numPr>
        <w:rPr>
          <w:ins w:id="449" w:author="Rinse Cramer" w:date="2025-11-25T00:01:00Z" w16du:dateUtc="2025-11-24T23:01:00Z"/>
        </w:rPr>
      </w:pPr>
      <w:r>
        <w:t xml:space="preserve">2. </w:t>
      </w:r>
      <w:r w:rsidR="00A153B2">
        <w:t>Is het eerder gebeurd?</w:t>
      </w:r>
    </w:p>
    <w:p w14:paraId="24A72667" w14:textId="58FCEAF2" w:rsidR="00325081" w:rsidRDefault="00325081" w:rsidP="00325081">
      <w:pPr>
        <w:pStyle w:val="Heading2"/>
        <w:rPr>
          <w:ins w:id="450" w:author="Rinse Cramer" w:date="2025-11-25T00:01:00Z" w16du:dateUtc="2025-11-24T23:01:00Z"/>
        </w:rPr>
      </w:pPr>
      <w:ins w:id="451" w:author="Rinse Cramer" w:date="2025-11-25T00:01:00Z" w16du:dateUtc="2025-11-24T23:01:00Z">
        <w:r>
          <w:t>c. Heb ik mijn antwoorden getest voordat ik JW spreek?</w:t>
        </w:r>
      </w:ins>
    </w:p>
    <w:p w14:paraId="6B64EBC1" w14:textId="62B8A635" w:rsidR="00325081" w:rsidRPr="00325081" w:rsidRDefault="00325081">
      <w:pPr>
        <w:pStyle w:val="ListParagraph"/>
        <w:numPr>
          <w:ilvl w:val="0"/>
          <w:numId w:val="37"/>
        </w:numPr>
        <w:pPrChange w:id="452" w:author="Rinse Cramer" w:date="2025-11-25T00:01:00Z" w16du:dateUtc="2025-11-24T23:01:00Z">
          <w:pPr>
            <w:pStyle w:val="ListParagraph"/>
            <w:numPr>
              <w:numId w:val="9"/>
            </w:numPr>
            <w:ind w:hanging="360"/>
          </w:pPr>
        </w:pPrChange>
      </w:pPr>
      <w:ins w:id="453" w:author="Rinse Cramer" w:date="2025-11-25T00:01:00Z" w16du:dateUtc="2025-11-24T23:01:00Z">
        <w:r>
          <w:t>1. Heb ik de grootste oorzaak kunnen vinden?</w:t>
        </w:r>
      </w:ins>
    </w:p>
    <w:p w14:paraId="3E28A290" w14:textId="77777777" w:rsidR="00EB3271" w:rsidRDefault="00EB3271">
      <w:pPr>
        <w:rPr>
          <w:ins w:id="454" w:author="Rinse Cramer" w:date="2025-11-07T18:13:00Z" w16du:dateUtc="2025-11-07T17:13:00Z"/>
          <w:rFonts w:ascii="Segoe UI Emoji" w:eastAsiaTheme="majorEastAsia" w:hAnsi="Segoe UI Emoji" w:cs="Segoe UI Emoji"/>
          <w:color w:val="0F4761" w:themeColor="accent1" w:themeShade="BF"/>
          <w:sz w:val="40"/>
          <w:szCs w:val="40"/>
        </w:rPr>
      </w:pPr>
      <w:ins w:id="455" w:author="Rinse Cramer" w:date="2025-11-07T18:13:00Z" w16du:dateUtc="2025-11-07T17:13:00Z">
        <w:r>
          <w:rPr>
            <w:rFonts w:ascii="Segoe UI Emoji" w:hAnsi="Segoe UI Emoji" w:cs="Segoe UI Emoji"/>
          </w:rPr>
          <w:br w:type="page"/>
        </w:r>
      </w:ins>
    </w:p>
    <w:p w14:paraId="26A0D017" w14:textId="743C08C0" w:rsidR="00B210E1" w:rsidRDefault="00966A47" w:rsidP="00B210E1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 xml:space="preserve">🔎 </w:t>
      </w:r>
      <w:r w:rsidR="006565DE">
        <w:rPr>
          <w:rFonts w:ascii="Segoe UI Emoji" w:hAnsi="Segoe UI Emoji" w:cs="Segoe UI Emoji"/>
        </w:rPr>
        <w:t xml:space="preserve">A. </w:t>
      </w:r>
      <w:r>
        <w:rPr>
          <w:rFonts w:ascii="Segoe UI Emoji" w:hAnsi="Segoe UI Emoji" w:cs="Segoe UI Emoji"/>
        </w:rPr>
        <w:t>Functioneel testen voor ieder soort haard (indien beschikbaar)</w:t>
      </w:r>
    </w:p>
    <w:p w14:paraId="41FB84A6" w14:textId="0CCA5776" w:rsidR="00966A47" w:rsidRDefault="006565DE" w:rsidP="00966A47">
      <w:pPr>
        <w:pStyle w:val="ListParagraph"/>
        <w:numPr>
          <w:ilvl w:val="0"/>
          <w:numId w:val="22"/>
        </w:numPr>
      </w:pPr>
      <w:r>
        <w:t xml:space="preserve">1. </w:t>
      </w:r>
      <w:r w:rsidR="009955A8">
        <w:t xml:space="preserve">Review logs van Bluetooth en </w:t>
      </w:r>
      <w:proofErr w:type="spellStart"/>
      <w:r w:rsidR="009955A8">
        <w:t>WiFi</w:t>
      </w:r>
      <w:proofErr w:type="spellEnd"/>
    </w:p>
    <w:p w14:paraId="3D5799EA" w14:textId="35D15560" w:rsidR="00904B81" w:rsidRDefault="006565DE" w:rsidP="00966A47">
      <w:pPr>
        <w:pStyle w:val="ListParagraph"/>
        <w:numPr>
          <w:ilvl w:val="0"/>
          <w:numId w:val="22"/>
        </w:numPr>
      </w:pPr>
      <w:r>
        <w:t xml:space="preserve">2. </w:t>
      </w:r>
      <w:r w:rsidR="00904B81">
        <w:t xml:space="preserve">Heb je waarschuwingen over </w:t>
      </w:r>
      <w:proofErr w:type="spellStart"/>
      <w:r w:rsidR="00904B81">
        <w:t>BurningHours</w:t>
      </w:r>
      <w:proofErr w:type="spellEnd"/>
      <w:r w:rsidR="00904B81">
        <w:t xml:space="preserve"> </w:t>
      </w:r>
      <w:proofErr w:type="gramStart"/>
      <w:r w:rsidR="00904B81">
        <w:t>= !65535!,</w:t>
      </w:r>
      <w:proofErr w:type="gramEnd"/>
      <w:r w:rsidR="00904B81">
        <w:t xml:space="preserve"> </w:t>
      </w:r>
      <w:proofErr w:type="spellStart"/>
      <w:r w:rsidR="00904B81">
        <w:t>Counts</w:t>
      </w:r>
      <w:proofErr w:type="spellEnd"/>
      <w:r w:rsidR="00904B81">
        <w:t xml:space="preserve"> = !</w:t>
      </w:r>
      <w:r w:rsidR="00CD7BD0">
        <w:t>32767</w:t>
      </w:r>
    </w:p>
    <w:p w14:paraId="61A8D55E" w14:textId="7CC1ED72" w:rsidR="00BE4E80" w:rsidRDefault="00BE4E80" w:rsidP="00BE4E80">
      <w:pPr>
        <w:pStyle w:val="ListParagraph"/>
        <w:numPr>
          <w:ilvl w:val="1"/>
          <w:numId w:val="22"/>
        </w:numPr>
      </w:pPr>
      <w:r>
        <w:t>Reset diagnostische berichten met toestemming en screenshots</w:t>
      </w:r>
    </w:p>
    <w:p w14:paraId="1898E3DA" w14:textId="192E5F89" w:rsidR="00D539B4" w:rsidRDefault="006565DE" w:rsidP="00966A47">
      <w:pPr>
        <w:pStyle w:val="ListParagraph"/>
        <w:numPr>
          <w:ilvl w:val="0"/>
          <w:numId w:val="22"/>
        </w:numPr>
      </w:pPr>
      <w:r>
        <w:t xml:space="preserve">3. </w:t>
      </w:r>
      <w:r w:rsidR="00D539B4">
        <w:t>Hoofdscherm -&gt; achtergrond/voorgrond -&gt; subscherm</w:t>
      </w:r>
    </w:p>
    <w:p w14:paraId="72922E54" w14:textId="3F319937" w:rsidR="00D539B4" w:rsidRDefault="006565DE" w:rsidP="00966A47">
      <w:pPr>
        <w:pStyle w:val="ListParagraph"/>
        <w:numPr>
          <w:ilvl w:val="0"/>
          <w:numId w:val="22"/>
        </w:numPr>
      </w:pPr>
      <w:r>
        <w:t xml:space="preserve">4. </w:t>
      </w:r>
      <w:r w:rsidR="00D539B4">
        <w:t>Hoofdscherm -&gt; subscherm -&gt; achtergrond/voorgrond</w:t>
      </w:r>
    </w:p>
    <w:p w14:paraId="202AD18B" w14:textId="7A89FC29" w:rsidR="00D539B4" w:rsidRDefault="006565DE" w:rsidP="00966A47">
      <w:pPr>
        <w:pStyle w:val="ListParagraph"/>
        <w:numPr>
          <w:ilvl w:val="0"/>
          <w:numId w:val="22"/>
        </w:numPr>
      </w:pPr>
      <w:r>
        <w:t xml:space="preserve">5. </w:t>
      </w:r>
      <w:r w:rsidR="00D539B4">
        <w:t>Hoofdscherm -&gt; subscherm -&gt; knop -&gt; achtergrond/voorgrond</w:t>
      </w:r>
    </w:p>
    <w:p w14:paraId="1A4DE492" w14:textId="30C970B0" w:rsidR="00D539B4" w:rsidRPr="006565DE" w:rsidRDefault="006565DE" w:rsidP="00966A47">
      <w:pPr>
        <w:pStyle w:val="ListParagraph"/>
        <w:numPr>
          <w:ilvl w:val="0"/>
          <w:numId w:val="22"/>
        </w:numPr>
        <w:rPr>
          <w:lang w:val="en-US"/>
        </w:rPr>
      </w:pPr>
      <w:r w:rsidRPr="006565DE">
        <w:rPr>
          <w:lang w:val="en-US"/>
        </w:rPr>
        <w:t xml:space="preserve">6. </w:t>
      </w:r>
      <w:r w:rsidR="00D539B4" w:rsidRPr="006565DE">
        <w:rPr>
          <w:lang w:val="en-US"/>
        </w:rPr>
        <w:t>Dashboard -&gt; Fabrikant -&gt; Website: split screen</w:t>
      </w:r>
    </w:p>
    <w:p w14:paraId="385D6251" w14:textId="48F1B3A7" w:rsidR="00D539B4" w:rsidRDefault="006565DE" w:rsidP="00966A47">
      <w:pPr>
        <w:pStyle w:val="ListParagraph"/>
        <w:numPr>
          <w:ilvl w:val="0"/>
          <w:numId w:val="22"/>
        </w:numPr>
      </w:pPr>
      <w:r>
        <w:t xml:space="preserve">7. </w:t>
      </w:r>
      <w:r w:rsidR="00D539B4">
        <w:t xml:space="preserve">Meerdere </w:t>
      </w:r>
      <w:r w:rsidR="007C7D35">
        <w:t>malen subscherm in -&gt; terug naar hoofdscherm</w:t>
      </w:r>
    </w:p>
    <w:p w14:paraId="572100C4" w14:textId="5E0197A1" w:rsidR="007C7D35" w:rsidRDefault="006565DE" w:rsidP="00966A47">
      <w:pPr>
        <w:pStyle w:val="ListParagraph"/>
        <w:numPr>
          <w:ilvl w:val="0"/>
          <w:numId w:val="22"/>
        </w:numPr>
      </w:pPr>
      <w:r>
        <w:t xml:space="preserve">8. </w:t>
      </w:r>
      <w:r w:rsidR="007C7D35">
        <w:t xml:space="preserve">Verschillende </w:t>
      </w:r>
      <w:proofErr w:type="spellStart"/>
      <w:r w:rsidR="007C7D35">
        <w:t>toegangsniveau’s</w:t>
      </w:r>
      <w:proofErr w:type="spellEnd"/>
    </w:p>
    <w:p w14:paraId="77C2B5AE" w14:textId="2EFB4863" w:rsidR="007C7D35" w:rsidRDefault="006565DE" w:rsidP="00966A47">
      <w:pPr>
        <w:pStyle w:val="ListParagraph"/>
        <w:numPr>
          <w:ilvl w:val="0"/>
          <w:numId w:val="22"/>
        </w:numPr>
      </w:pPr>
      <w:r>
        <w:t xml:space="preserve">9. </w:t>
      </w:r>
      <w:del w:id="456" w:author="Rinse Cramer" w:date="2025-11-04T23:04:00Z" w16du:dateUtc="2025-11-04T22:04:00Z">
        <w:r w:rsidR="007C7D35" w:rsidDel="00472A70">
          <w:delText>Turbo modus</w:delText>
        </w:r>
      </w:del>
      <w:proofErr w:type="spellStart"/>
      <w:ins w:id="457" w:author="Rinse Cramer" w:date="2025-11-04T23:04:00Z" w16du:dateUtc="2025-11-04T22:04:00Z">
        <w:r w:rsidR="00472A70">
          <w:t>Monkey</w:t>
        </w:r>
        <w:proofErr w:type="spellEnd"/>
        <w:r w:rsidR="00472A70">
          <w:t xml:space="preserve"> test</w:t>
        </w:r>
      </w:ins>
    </w:p>
    <w:p w14:paraId="75557B18" w14:textId="264CF49C" w:rsidR="007C7D35" w:rsidRDefault="006565DE" w:rsidP="00966A47">
      <w:pPr>
        <w:pStyle w:val="ListParagraph"/>
        <w:numPr>
          <w:ilvl w:val="0"/>
          <w:numId w:val="22"/>
        </w:numPr>
      </w:pPr>
      <w:r>
        <w:t xml:space="preserve">10. </w:t>
      </w:r>
      <w:r w:rsidR="007C7D35">
        <w:t>Android en Apple, zowel fysiek als simulator</w:t>
      </w:r>
    </w:p>
    <w:p w14:paraId="4ED5C878" w14:textId="7B830BFE" w:rsidR="00CD7BD0" w:rsidRDefault="00CD7BD0" w:rsidP="00CD7BD0">
      <w:pPr>
        <w:pStyle w:val="ListParagraph"/>
        <w:numPr>
          <w:ilvl w:val="1"/>
          <w:numId w:val="22"/>
        </w:numPr>
        <w:rPr>
          <w:lang w:val="en-US"/>
        </w:rPr>
      </w:pPr>
      <w:r w:rsidRPr="00CD7BD0">
        <w:rPr>
          <w:lang w:val="en-US"/>
        </w:rPr>
        <w:t xml:space="preserve">Apple smart device </w:t>
      </w:r>
      <w:proofErr w:type="gramStart"/>
      <w:r w:rsidRPr="00CD7BD0">
        <w:rPr>
          <w:lang w:val="en-US"/>
        </w:rPr>
        <w:t>build</w:t>
      </w:r>
      <w:proofErr w:type="gramEnd"/>
      <w:r w:rsidRPr="00CD7BD0">
        <w:rPr>
          <w:lang w:val="en-US"/>
        </w:rPr>
        <w:t xml:space="preserve"> </w:t>
      </w:r>
      <w:proofErr w:type="spellStart"/>
      <w:r w:rsidRPr="00CD7BD0">
        <w:rPr>
          <w:lang w:val="en-US"/>
        </w:rPr>
        <w:t>d</w:t>
      </w:r>
      <w:r>
        <w:rPr>
          <w:lang w:val="en-US"/>
        </w:rPr>
        <w:t>uurt</w:t>
      </w:r>
      <w:proofErr w:type="spellEnd"/>
      <w:r>
        <w:rPr>
          <w:lang w:val="en-US"/>
        </w:rPr>
        <w:t xml:space="preserve"> 4 </w:t>
      </w:r>
      <w:proofErr w:type="spellStart"/>
      <w:r>
        <w:rPr>
          <w:lang w:val="en-US"/>
        </w:rPr>
        <w:t>minuten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30 </w:t>
      </w:r>
      <w:proofErr w:type="spellStart"/>
      <w:r>
        <w:rPr>
          <w:lang w:val="en-US"/>
        </w:rPr>
        <w:t>seconden</w:t>
      </w:r>
      <w:proofErr w:type="spellEnd"/>
    </w:p>
    <w:p w14:paraId="7FEEC2FA" w14:textId="6F91BBF3" w:rsidR="00CD7BD0" w:rsidRPr="00CD7BD0" w:rsidRDefault="00CD7BD0" w:rsidP="00CD7BD0">
      <w:pPr>
        <w:pStyle w:val="ListParagraph"/>
        <w:numPr>
          <w:ilvl w:val="1"/>
          <w:numId w:val="22"/>
        </w:numPr>
        <w:rPr>
          <w:lang w:val="en-US"/>
        </w:rPr>
      </w:pPr>
      <w:r>
        <w:rPr>
          <w:lang w:val="en-US"/>
        </w:rPr>
        <w:t xml:space="preserve">Apple </w:t>
      </w:r>
      <w:proofErr w:type="gramStart"/>
      <w:r>
        <w:rPr>
          <w:lang w:val="en-US"/>
        </w:rPr>
        <w:t>simulator</w:t>
      </w:r>
      <w:proofErr w:type="gramEnd"/>
      <w:r>
        <w:rPr>
          <w:lang w:val="en-US"/>
        </w:rPr>
        <w:t xml:space="preserve"> build </w:t>
      </w:r>
      <w:proofErr w:type="spellStart"/>
      <w:r>
        <w:rPr>
          <w:lang w:val="en-US"/>
        </w:rPr>
        <w:t>duurt</w:t>
      </w:r>
      <w:proofErr w:type="spellEnd"/>
      <w:r>
        <w:rPr>
          <w:lang w:val="en-US"/>
        </w:rPr>
        <w:t xml:space="preserve"> 7 </w:t>
      </w:r>
      <w:proofErr w:type="spellStart"/>
      <w:r>
        <w:rPr>
          <w:lang w:val="en-US"/>
        </w:rPr>
        <w:t>minuten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45 </w:t>
      </w:r>
      <w:proofErr w:type="spellStart"/>
      <w:r>
        <w:rPr>
          <w:lang w:val="en-US"/>
        </w:rPr>
        <w:t>seconden</w:t>
      </w:r>
      <w:proofErr w:type="spellEnd"/>
    </w:p>
    <w:p w14:paraId="4BB52889" w14:textId="3581E37F" w:rsidR="007C7D35" w:rsidRDefault="006565DE" w:rsidP="00966A47">
      <w:pPr>
        <w:pStyle w:val="ListParagraph"/>
        <w:numPr>
          <w:ilvl w:val="0"/>
          <w:numId w:val="22"/>
        </w:numPr>
      </w:pPr>
      <w:r>
        <w:t xml:space="preserve">11. </w:t>
      </w:r>
      <w:r w:rsidR="007C7D35">
        <w:t>Menu -&gt; Selecteer haard -&gt; terug naar haard</w:t>
      </w:r>
    </w:p>
    <w:p w14:paraId="3463F878" w14:textId="24BA6271" w:rsidR="006F33EA" w:rsidRPr="006565DE" w:rsidRDefault="006565DE" w:rsidP="00966A47">
      <w:pPr>
        <w:pStyle w:val="ListParagraph"/>
        <w:numPr>
          <w:ilvl w:val="0"/>
          <w:numId w:val="22"/>
        </w:numPr>
        <w:rPr>
          <w:lang w:val="en-US"/>
        </w:rPr>
      </w:pPr>
      <w:r w:rsidRPr="006565DE">
        <w:rPr>
          <w:lang w:val="en-US"/>
        </w:rPr>
        <w:t xml:space="preserve">12. </w:t>
      </w:r>
      <w:r w:rsidR="006F33EA" w:rsidRPr="006565DE">
        <w:rPr>
          <w:lang w:val="en-US"/>
        </w:rPr>
        <w:t>Faber app in Release modus</w:t>
      </w:r>
    </w:p>
    <w:p w14:paraId="413226E9" w14:textId="019F79BE" w:rsidR="006F33EA" w:rsidRDefault="006565DE" w:rsidP="00966A47">
      <w:pPr>
        <w:pStyle w:val="ListParagraph"/>
        <w:numPr>
          <w:ilvl w:val="0"/>
          <w:numId w:val="22"/>
        </w:numPr>
      </w:pPr>
      <w:r>
        <w:t xml:space="preserve">13. </w:t>
      </w:r>
      <w:r w:rsidR="006F33EA">
        <w:t>Verschillende talen</w:t>
      </w:r>
    </w:p>
    <w:p w14:paraId="54D79585" w14:textId="6735E80C" w:rsidR="006F33EA" w:rsidRDefault="006565DE" w:rsidP="00966A47">
      <w:pPr>
        <w:pStyle w:val="ListParagraph"/>
        <w:numPr>
          <w:ilvl w:val="0"/>
          <w:numId w:val="22"/>
        </w:numPr>
      </w:pPr>
      <w:r>
        <w:t xml:space="preserve">14. </w:t>
      </w:r>
      <w:r w:rsidR="006F33EA">
        <w:t>Verschillende versies van besturingssysteem</w:t>
      </w:r>
    </w:p>
    <w:p w14:paraId="14ECC33F" w14:textId="3805D236" w:rsidR="006F33EA" w:rsidRDefault="006565DE" w:rsidP="00966A47">
      <w:pPr>
        <w:pStyle w:val="ListParagraph"/>
        <w:numPr>
          <w:ilvl w:val="0"/>
          <w:numId w:val="22"/>
        </w:numPr>
      </w:pPr>
      <w:r>
        <w:t xml:space="preserve">15. </w:t>
      </w:r>
      <w:r w:rsidR="006F33EA">
        <w:t>Schakel voeding van haard uit</w:t>
      </w:r>
    </w:p>
    <w:p w14:paraId="30A55563" w14:textId="44661918" w:rsidR="00904B81" w:rsidRDefault="006565DE" w:rsidP="00CD7BD0">
      <w:pPr>
        <w:pStyle w:val="ListParagraph"/>
        <w:numPr>
          <w:ilvl w:val="0"/>
          <w:numId w:val="22"/>
        </w:numPr>
      </w:pPr>
      <w:r>
        <w:t xml:space="preserve">16. </w:t>
      </w:r>
      <w:r w:rsidR="00272843">
        <w:t>Verschillende scherm ori</w:t>
      </w:r>
      <w:r w:rsidR="00904B81" w:rsidRPr="00904B81">
        <w:t>ë</w:t>
      </w:r>
      <w:r w:rsidR="00904B81">
        <w:t>ntaties</w:t>
      </w:r>
    </w:p>
    <w:p w14:paraId="54D2CEDE" w14:textId="0ACC2661" w:rsidR="003F48CE" w:rsidRDefault="003F48CE" w:rsidP="003F48CE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🔎 </w:t>
      </w:r>
      <w:r w:rsidR="006565DE">
        <w:rPr>
          <w:rFonts w:ascii="Segoe UI Emoji" w:hAnsi="Segoe UI Emoji" w:cs="Segoe UI Emoji"/>
        </w:rPr>
        <w:t xml:space="preserve">B. </w:t>
      </w:r>
      <w:r>
        <w:rPr>
          <w:rFonts w:ascii="Segoe UI Emoji" w:hAnsi="Segoe UI Emoji" w:cs="Segoe UI Emoji"/>
        </w:rPr>
        <w:t>Test compleet uitgevoerd?</w:t>
      </w:r>
    </w:p>
    <w:p w14:paraId="08AE66A5" w14:textId="0717209E" w:rsidR="0021699F" w:rsidRDefault="006565DE" w:rsidP="003F48CE">
      <w:pPr>
        <w:pStyle w:val="ListParagraph"/>
        <w:numPr>
          <w:ilvl w:val="0"/>
          <w:numId w:val="23"/>
        </w:numPr>
      </w:pPr>
      <w:r>
        <w:t xml:space="preserve">1. </w:t>
      </w:r>
      <w:r w:rsidR="0021699F">
        <w:t>Fout ontdekt? Ga ervanuit dat het vaker fout gegaan is</w:t>
      </w:r>
    </w:p>
    <w:p w14:paraId="238AD70F" w14:textId="2222E28F" w:rsidR="0021699F" w:rsidRDefault="0021699F" w:rsidP="0021699F">
      <w:pPr>
        <w:pStyle w:val="ListParagraph"/>
        <w:numPr>
          <w:ilvl w:val="1"/>
          <w:numId w:val="23"/>
        </w:numPr>
      </w:pPr>
      <w:r>
        <w:t xml:space="preserve">Zoals ambachtelijk werken terwijl er </w:t>
      </w:r>
      <w:proofErr w:type="spellStart"/>
      <w:r>
        <w:t>tooling</w:t>
      </w:r>
      <w:proofErr w:type="spellEnd"/>
      <w:r>
        <w:t xml:space="preserve"> voor bestaat</w:t>
      </w:r>
    </w:p>
    <w:p w14:paraId="50F00019" w14:textId="65673AF2" w:rsidR="00845996" w:rsidRDefault="00845996" w:rsidP="00845996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🔎 </w:t>
      </w:r>
      <w:r w:rsidR="006565DE">
        <w:rPr>
          <w:rFonts w:ascii="Segoe UI Emoji" w:hAnsi="Segoe UI Emoji" w:cs="Segoe UI Emoji"/>
        </w:rPr>
        <w:t xml:space="preserve">C. </w:t>
      </w:r>
      <w:r>
        <w:rPr>
          <w:rFonts w:ascii="Segoe UI Emoji" w:hAnsi="Segoe UI Emoji" w:cs="Segoe UI Emoji"/>
        </w:rPr>
        <w:t>Code review van eigen code</w:t>
      </w:r>
    </w:p>
    <w:p w14:paraId="77DBADF8" w14:textId="46F5F24D" w:rsidR="0021699F" w:rsidRDefault="006565DE" w:rsidP="0021699F">
      <w:pPr>
        <w:pStyle w:val="ListParagraph"/>
        <w:numPr>
          <w:ilvl w:val="0"/>
          <w:numId w:val="23"/>
        </w:numPr>
      </w:pPr>
      <w:r>
        <w:t xml:space="preserve">1. </w:t>
      </w:r>
      <w:r w:rsidR="0021699F">
        <w:t>Test de referenties van je aanpassingen</w:t>
      </w:r>
    </w:p>
    <w:p w14:paraId="69BDF371" w14:textId="5A915429" w:rsidR="00845996" w:rsidRDefault="006565DE" w:rsidP="00845996">
      <w:pPr>
        <w:pStyle w:val="ListParagraph"/>
        <w:numPr>
          <w:ilvl w:val="0"/>
          <w:numId w:val="23"/>
        </w:numPr>
      </w:pPr>
      <w:r>
        <w:t xml:space="preserve">2. </w:t>
      </w:r>
      <w:r w:rsidR="00AD6BFD">
        <w:t xml:space="preserve">Resources aantal met behulp van </w:t>
      </w:r>
      <w:proofErr w:type="spellStart"/>
      <w:r w:rsidR="00AD6BFD">
        <w:t>TreeSize</w:t>
      </w:r>
      <w:proofErr w:type="spellEnd"/>
    </w:p>
    <w:p w14:paraId="11883F52" w14:textId="1D6B6D01" w:rsidR="00AD6BFD" w:rsidRDefault="00AD6BFD" w:rsidP="00AD6BFD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🔎 </w:t>
      </w:r>
      <w:r w:rsidR="006565DE">
        <w:rPr>
          <w:rFonts w:ascii="Segoe UI Emoji" w:hAnsi="Segoe UI Emoji" w:cs="Segoe UI Emoji"/>
        </w:rPr>
        <w:t xml:space="preserve">D. </w:t>
      </w:r>
      <w:r>
        <w:rPr>
          <w:rFonts w:ascii="Segoe UI Emoji" w:hAnsi="Segoe UI Emoji" w:cs="Segoe UI Emoji"/>
        </w:rPr>
        <w:t>Eigen review/ontwerp review</w:t>
      </w:r>
    </w:p>
    <w:p w14:paraId="3336C3FC" w14:textId="586072D3" w:rsidR="00235BBC" w:rsidRDefault="006565DE">
      <w:pPr>
        <w:pStyle w:val="ListParagraph"/>
        <w:numPr>
          <w:ilvl w:val="0"/>
          <w:numId w:val="24"/>
        </w:numPr>
        <w:rPr>
          <w:ins w:id="458" w:author="Rinse Cramer" w:date="2025-11-04T23:03:00Z" w16du:dateUtc="2025-11-04T22:03:00Z"/>
        </w:rPr>
        <w:pPrChange w:id="459" w:author="Rinse Cramer" w:date="2025-11-04T23:03:00Z" w16du:dateUtc="2025-11-04T22:03:00Z">
          <w:pPr>
            <w:pStyle w:val="ListParagraph"/>
            <w:numPr>
              <w:ilvl w:val="1"/>
              <w:numId w:val="24"/>
            </w:numPr>
            <w:ind w:left="1440" w:hanging="360"/>
          </w:pPr>
        </w:pPrChange>
      </w:pPr>
      <w:r>
        <w:t xml:space="preserve">1. </w:t>
      </w:r>
      <w:r w:rsidR="0032505C">
        <w:t xml:space="preserve">Verwacht bugs: aantal </w:t>
      </w:r>
      <w:r w:rsidR="000E23B9">
        <w:t>en gewicht wordt gehalveerd, bijv. 8 bugs worden na 2 uur testen 4 zware bugs, 4 bugs worden na 1 uur testen 2 lichtere bugs</w:t>
      </w:r>
    </w:p>
    <w:p w14:paraId="57096613" w14:textId="494E10EA" w:rsidR="00235BBC" w:rsidRDefault="00235BBC" w:rsidP="00235BBC">
      <w:pPr>
        <w:pStyle w:val="ListParagraph"/>
        <w:numPr>
          <w:ilvl w:val="0"/>
          <w:numId w:val="24"/>
        </w:numPr>
        <w:rPr>
          <w:ins w:id="460" w:author="Rinse Cramer" w:date="2025-11-04T23:03:00Z" w16du:dateUtc="2025-11-04T22:03:00Z"/>
        </w:rPr>
      </w:pPr>
      <w:ins w:id="461" w:author="Rinse Cramer" w:date="2025-11-04T23:03:00Z" w16du:dateUtc="2025-11-04T22:03:00Z">
        <w:r>
          <w:t>2. Heb ik een voorstel gedaan op het moment dat ik denk dat het, om welke reden dan ook, anders kan?</w:t>
        </w:r>
      </w:ins>
    </w:p>
    <w:p w14:paraId="579583AC" w14:textId="1E9DC457" w:rsidR="00235BBC" w:rsidRDefault="00235BBC">
      <w:pPr>
        <w:pStyle w:val="ListParagraph"/>
        <w:numPr>
          <w:ilvl w:val="1"/>
          <w:numId w:val="24"/>
        </w:numPr>
        <w:pPrChange w:id="462" w:author="Rinse Cramer" w:date="2025-11-04T23:03:00Z" w16du:dateUtc="2025-11-04T22:03:00Z">
          <w:pPr>
            <w:pStyle w:val="ListParagraph"/>
            <w:numPr>
              <w:numId w:val="24"/>
            </w:numPr>
            <w:ind w:hanging="360"/>
          </w:pPr>
        </w:pPrChange>
      </w:pPr>
      <w:ins w:id="463" w:author="Rinse Cramer" w:date="2025-11-04T23:03:00Z" w16du:dateUtc="2025-11-04T22:03:00Z">
        <w:r>
          <w:t>Bij akkoord uitvoeren</w:t>
        </w:r>
      </w:ins>
    </w:p>
    <w:p w14:paraId="391C93C7" w14:textId="684F0564" w:rsidR="008F4AA3" w:rsidRDefault="008F4AA3" w:rsidP="008F4AA3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🔎 </w:t>
      </w:r>
      <w:r w:rsidR="006565DE">
        <w:rPr>
          <w:rFonts w:ascii="Segoe UI Emoji" w:hAnsi="Segoe UI Emoji" w:cs="Segoe UI Emoji"/>
        </w:rPr>
        <w:t xml:space="preserve">E. </w:t>
      </w:r>
      <w:r>
        <w:rPr>
          <w:rFonts w:ascii="Segoe UI Emoji" w:hAnsi="Segoe UI Emoji" w:cs="Segoe UI Emoji"/>
        </w:rPr>
        <w:t>Rekening gehouden met oudere systemen?</w:t>
      </w:r>
    </w:p>
    <w:p w14:paraId="580D4A5E" w14:textId="7D741CD5" w:rsidR="002E3675" w:rsidRDefault="006565DE" w:rsidP="002E3675">
      <w:pPr>
        <w:pStyle w:val="ListParagraph"/>
        <w:numPr>
          <w:ilvl w:val="0"/>
          <w:numId w:val="22"/>
        </w:numPr>
      </w:pPr>
      <w:r>
        <w:t xml:space="preserve">1. </w:t>
      </w:r>
      <w:r w:rsidR="002E3675">
        <w:t>Is de configuratie van het smart device volgens verwachting?</w:t>
      </w:r>
    </w:p>
    <w:p w14:paraId="71EC64B0" w14:textId="51D16DC2" w:rsidR="008F4AA3" w:rsidRDefault="002E3675" w:rsidP="002E3675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 xml:space="preserve">🔎 </w:t>
      </w:r>
      <w:r w:rsidR="006565DE">
        <w:rPr>
          <w:rFonts w:ascii="Segoe UI Emoji" w:hAnsi="Segoe UI Emoji" w:cs="Segoe UI Emoji"/>
        </w:rPr>
        <w:t xml:space="preserve">F. </w:t>
      </w:r>
      <w:r>
        <w:rPr>
          <w:rFonts w:ascii="Segoe UI Emoji" w:hAnsi="Segoe UI Emoji" w:cs="Segoe UI Emoji"/>
        </w:rPr>
        <w:t>Heeft elke IF een ELSE?</w:t>
      </w:r>
    </w:p>
    <w:p w14:paraId="6D94BD13" w14:textId="15D7ECE1" w:rsidR="00F10273" w:rsidRDefault="006565DE" w:rsidP="00F10273">
      <w:pPr>
        <w:pStyle w:val="ListParagraph"/>
        <w:numPr>
          <w:ilvl w:val="0"/>
          <w:numId w:val="22"/>
        </w:numPr>
      </w:pPr>
      <w:r>
        <w:t xml:space="preserve">1. </w:t>
      </w:r>
      <w:r w:rsidR="00FA55CD">
        <w:t>Is mijn conditie de minimale set?</w:t>
      </w:r>
    </w:p>
    <w:p w14:paraId="5E3440F6" w14:textId="0AFF1D0E" w:rsidR="00FA55CD" w:rsidRPr="00F10273" w:rsidRDefault="006565DE" w:rsidP="00F10273">
      <w:pPr>
        <w:pStyle w:val="ListParagraph"/>
        <w:numPr>
          <w:ilvl w:val="0"/>
          <w:numId w:val="22"/>
        </w:numPr>
      </w:pPr>
      <w:r>
        <w:t xml:space="preserve">2. </w:t>
      </w:r>
      <w:r w:rsidR="00FA55CD">
        <w:t>Zitten er niet zaken in die er niet toe doen?</w:t>
      </w:r>
    </w:p>
    <w:p w14:paraId="6FA8BEC3" w14:textId="7CF434F6" w:rsidR="00C23015" w:rsidRDefault="00C23015" w:rsidP="00C23015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🔎 </w:t>
      </w:r>
      <w:r w:rsidR="006565DE">
        <w:rPr>
          <w:rFonts w:ascii="Segoe UI Emoji" w:hAnsi="Segoe UI Emoji" w:cs="Segoe UI Emoji"/>
        </w:rPr>
        <w:t xml:space="preserve">G. </w:t>
      </w:r>
      <w:proofErr w:type="spellStart"/>
      <w:r>
        <w:rPr>
          <w:rFonts w:ascii="Segoe UI Emoji" w:hAnsi="Segoe UI Emoji" w:cs="Segoe UI Emoji"/>
        </w:rPr>
        <w:t>Confidence</w:t>
      </w:r>
      <w:proofErr w:type="spellEnd"/>
      <w:r>
        <w:rPr>
          <w:rFonts w:ascii="Segoe UI Emoji" w:hAnsi="Segoe UI Emoji" w:cs="Segoe UI Emoji"/>
        </w:rPr>
        <w:t xml:space="preserve"> level vastgesteld</w:t>
      </w:r>
    </w:p>
    <w:p w14:paraId="5724EC0A" w14:textId="2A9FEE3A" w:rsidR="00C23015" w:rsidRDefault="006565DE" w:rsidP="00AC73BF">
      <w:pPr>
        <w:pStyle w:val="ListParagraph"/>
        <w:numPr>
          <w:ilvl w:val="0"/>
          <w:numId w:val="22"/>
        </w:numPr>
      </w:pPr>
      <w:r>
        <w:t xml:space="preserve">1. </w:t>
      </w:r>
      <w:r w:rsidR="00AC73BF">
        <w:t>Valideer je bijgehouden tijd</w:t>
      </w:r>
    </w:p>
    <w:p w14:paraId="6EB861A1" w14:textId="2B8987B7" w:rsidR="00833C66" w:rsidRDefault="00833C66" w:rsidP="00833C66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🔎 </w:t>
      </w:r>
      <w:r w:rsidR="006565DE">
        <w:rPr>
          <w:rFonts w:ascii="Segoe UI Emoji" w:hAnsi="Segoe UI Emoji" w:cs="Segoe UI Emoji"/>
        </w:rPr>
        <w:t xml:space="preserve">H. </w:t>
      </w:r>
      <w:r>
        <w:rPr>
          <w:rFonts w:ascii="Segoe UI Emoji" w:hAnsi="Segoe UI Emoji" w:cs="Segoe UI Emoji"/>
        </w:rPr>
        <w:t>Aan het ontwerp gehouden?</w:t>
      </w:r>
    </w:p>
    <w:p w14:paraId="40626EBF" w14:textId="04689DBB" w:rsidR="00AC73BF" w:rsidRPr="00AC73BF" w:rsidRDefault="006565DE" w:rsidP="00AC73BF">
      <w:pPr>
        <w:pStyle w:val="ListParagraph"/>
        <w:numPr>
          <w:ilvl w:val="0"/>
          <w:numId w:val="26"/>
        </w:numPr>
      </w:pPr>
      <w:r>
        <w:t xml:space="preserve">1. </w:t>
      </w:r>
      <w:r w:rsidR="00AC73BF">
        <w:t>Valideer je beredenering</w:t>
      </w:r>
    </w:p>
    <w:p w14:paraId="30DD41EE" w14:textId="3BEF1CB2" w:rsidR="00550507" w:rsidRDefault="00550507" w:rsidP="00550507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🔎 </w:t>
      </w:r>
      <w:r w:rsidR="006565DE">
        <w:rPr>
          <w:rFonts w:ascii="Segoe UI Emoji" w:hAnsi="Segoe UI Emoji" w:cs="Segoe UI Emoji"/>
        </w:rPr>
        <w:t xml:space="preserve">I. </w:t>
      </w:r>
      <w:r>
        <w:rPr>
          <w:rFonts w:ascii="Segoe UI Emoji" w:hAnsi="Segoe UI Emoji" w:cs="Segoe UI Emoji"/>
        </w:rPr>
        <w:t>Bijzonderheden genoteerd?</w:t>
      </w:r>
    </w:p>
    <w:p w14:paraId="056E9C1B" w14:textId="5DF0416A" w:rsidR="00550507" w:rsidRDefault="006565DE" w:rsidP="00550507">
      <w:pPr>
        <w:pStyle w:val="ListParagraph"/>
        <w:numPr>
          <w:ilvl w:val="0"/>
          <w:numId w:val="22"/>
        </w:numPr>
        <w:rPr>
          <w:ins w:id="464" w:author="Rinse Cramer" w:date="2025-11-05T22:44:00Z" w16du:dateUtc="2025-11-05T21:44:00Z"/>
        </w:rPr>
      </w:pPr>
      <w:r>
        <w:t xml:space="preserve">1. </w:t>
      </w:r>
      <w:r w:rsidR="00FB72D4">
        <w:t xml:space="preserve">Deel </w:t>
      </w:r>
      <w:ins w:id="465" w:author="Rinse Cramer" w:date="2025-11-05T22:44:00Z" w16du:dateUtc="2025-11-05T21:44:00Z">
        <w:r w:rsidR="00C323C4">
          <w:t xml:space="preserve">nieuwe </w:t>
        </w:r>
      </w:ins>
      <w:r w:rsidR="00FB72D4">
        <w:t xml:space="preserve">fouten </w:t>
      </w:r>
      <w:del w:id="466" w:author="Rinse Cramer" w:date="2025-11-05T22:44:00Z" w16du:dateUtc="2025-11-05T21:44:00Z">
        <w:r w:rsidR="00FB72D4" w:rsidDel="00C323C4">
          <w:delText xml:space="preserve">die bij de implementatie horen </w:delText>
        </w:r>
      </w:del>
      <w:r w:rsidR="00FB72D4">
        <w:t xml:space="preserve">en </w:t>
      </w:r>
      <w:del w:id="467" w:author="Rinse Cramer" w:date="2025-11-05T22:44:00Z" w16du:dateUtc="2025-11-05T21:44:00Z">
        <w:r w:rsidR="00FB72D4" w:rsidDel="00C323C4">
          <w:delText>algemene fouten die in het verleden gemaakt zijn</w:delText>
        </w:r>
      </w:del>
      <w:ins w:id="468" w:author="Rinse Cramer" w:date="2025-11-05T22:44:00Z" w16du:dateUtc="2025-11-05T21:44:00Z">
        <w:r w:rsidR="00C323C4">
          <w:t>bes</w:t>
        </w:r>
      </w:ins>
      <w:ins w:id="469" w:author="Rinse Cramer" w:date="2025-11-05T22:45:00Z" w16du:dateUtc="2025-11-05T21:45:00Z">
        <w:r w:rsidR="00C323C4">
          <w:t>taande fouten</w:t>
        </w:r>
      </w:ins>
    </w:p>
    <w:p w14:paraId="7329A426" w14:textId="40C513E2" w:rsidR="00B71BFE" w:rsidRDefault="00F32B53" w:rsidP="00B71BFE">
      <w:pPr>
        <w:pStyle w:val="ListParagraph"/>
        <w:numPr>
          <w:ilvl w:val="1"/>
          <w:numId w:val="22"/>
        </w:numPr>
        <w:rPr>
          <w:ins w:id="470" w:author="Rinse Cramer" w:date="2025-11-05T22:46:00Z" w16du:dateUtc="2025-11-05T21:46:00Z"/>
        </w:rPr>
      </w:pPr>
      <w:ins w:id="471" w:author="Rinse Cramer" w:date="2025-11-05T22:45:00Z" w16du:dateUtc="2025-11-05T21:45:00Z">
        <w:r>
          <w:t>Een n</w:t>
        </w:r>
        <w:r w:rsidR="00C323C4">
          <w:t>ieuwe fout</w:t>
        </w:r>
        <w:r>
          <w:t xml:space="preserve"> is</w:t>
        </w:r>
        <w:r w:rsidR="00C323C4">
          <w:t xml:space="preserve"> veroorzaakt door de implementatie</w:t>
        </w:r>
      </w:ins>
    </w:p>
    <w:p w14:paraId="3A5EDE54" w14:textId="2EB60F5F" w:rsidR="001565CE" w:rsidRDefault="001565CE" w:rsidP="00B71BFE">
      <w:pPr>
        <w:pStyle w:val="ListParagraph"/>
        <w:numPr>
          <w:ilvl w:val="1"/>
          <w:numId w:val="22"/>
        </w:numPr>
        <w:rPr>
          <w:ins w:id="472" w:author="Rinse Cramer" w:date="2025-11-05T22:45:00Z" w16du:dateUtc="2025-11-05T21:45:00Z"/>
        </w:rPr>
      </w:pPr>
      <w:proofErr w:type="gramStart"/>
      <w:ins w:id="473" w:author="Rinse Cramer" w:date="2025-11-05T22:46:00Z" w16du:dateUtc="2025-11-05T21:46:00Z">
        <w:r>
          <w:t>Indien</w:t>
        </w:r>
        <w:proofErr w:type="gramEnd"/>
        <w:r>
          <w:t xml:space="preserve"> meerdere iteraties: verschillen + en -</w:t>
        </w:r>
      </w:ins>
    </w:p>
    <w:p w14:paraId="36FAA514" w14:textId="7B75B235" w:rsidR="00785E8B" w:rsidRDefault="00785E8B" w:rsidP="00550507">
      <w:pPr>
        <w:pStyle w:val="ListParagraph"/>
        <w:numPr>
          <w:ilvl w:val="0"/>
          <w:numId w:val="22"/>
        </w:numPr>
      </w:pPr>
      <w:ins w:id="474" w:author="Rinse Cramer" w:date="2025-11-03T23:40:00Z" w16du:dateUtc="2025-11-03T22:40:00Z">
        <w:r>
          <w:t xml:space="preserve">2. </w:t>
        </w:r>
      </w:ins>
      <w:ins w:id="475" w:author="Rinse Cramer" w:date="2025-11-03T23:41:00Z" w16du:dateUtc="2025-11-03T22:41:00Z">
        <w:r w:rsidR="00447BB0">
          <w:t>Dekkingsgraad vastgesteld, kans op bugs benoemd</w:t>
        </w:r>
      </w:ins>
    </w:p>
    <w:p w14:paraId="629B8A4B" w14:textId="02AE69B8" w:rsidR="00FB72D4" w:rsidDel="000C523E" w:rsidRDefault="006565DE" w:rsidP="00550507">
      <w:pPr>
        <w:pStyle w:val="ListParagraph"/>
        <w:numPr>
          <w:ilvl w:val="0"/>
          <w:numId w:val="22"/>
        </w:numPr>
        <w:rPr>
          <w:del w:id="476" w:author="Rinse Cramer" w:date="2025-11-10T22:57:00Z" w16du:dateUtc="2025-11-10T21:57:00Z"/>
        </w:rPr>
      </w:pPr>
      <w:del w:id="477" w:author="Rinse Cramer" w:date="2025-11-03T23:40:00Z" w16du:dateUtc="2025-11-03T22:40:00Z">
        <w:r w:rsidDel="00785E8B">
          <w:delText>2</w:delText>
        </w:r>
      </w:del>
      <w:del w:id="478" w:author="Rinse Cramer" w:date="2025-11-10T22:57:00Z" w16du:dateUtc="2025-11-10T21:57:00Z">
        <w:r w:rsidDel="000C523E">
          <w:delText xml:space="preserve">. </w:delText>
        </w:r>
        <w:r w:rsidR="00FB72D4" w:rsidDel="000C523E">
          <w:delText>Heb ik in Jira mijn bijzonderheden genoteerd?</w:delText>
        </w:r>
      </w:del>
    </w:p>
    <w:p w14:paraId="64C25628" w14:textId="28409E37" w:rsidR="00134BE8" w:rsidDel="000C523E" w:rsidRDefault="00CC6863" w:rsidP="00134BE8">
      <w:pPr>
        <w:pStyle w:val="ListParagraph"/>
        <w:numPr>
          <w:ilvl w:val="1"/>
          <w:numId w:val="22"/>
        </w:numPr>
        <w:rPr>
          <w:del w:id="479" w:author="Rinse Cramer" w:date="2025-11-10T22:57:00Z" w16du:dateUtc="2025-11-10T21:57:00Z"/>
        </w:rPr>
      </w:pPr>
      <w:del w:id="480" w:author="Rinse Cramer" w:date="2025-11-10T22:57:00Z" w16du:dateUtc="2025-11-10T21:57:00Z">
        <w:r w:rsidDel="000C523E">
          <w:delText>Alleen toevoegen van opmerking, NIET wijzigen</w:delText>
        </w:r>
      </w:del>
    </w:p>
    <w:p w14:paraId="5824C24D" w14:textId="38442EE1" w:rsidR="00FB72D4" w:rsidDel="00785E8B" w:rsidRDefault="00FB72D4" w:rsidP="00FB72D4">
      <w:pPr>
        <w:pStyle w:val="Heading1"/>
        <w:rPr>
          <w:del w:id="481" w:author="Rinse Cramer" w:date="2025-11-03T23:40:00Z" w16du:dateUtc="2025-11-03T22:40:00Z"/>
          <w:rFonts w:ascii="Segoe UI Emoji" w:hAnsi="Segoe UI Emoji" w:cs="Segoe UI Emoji"/>
        </w:rPr>
      </w:pPr>
      <w:del w:id="482" w:author="Rinse Cramer" w:date="2025-11-03T23:40:00Z" w16du:dateUtc="2025-11-03T22:40:00Z">
        <w:r w:rsidDel="00785E8B">
          <w:rPr>
            <w:rFonts w:ascii="Segoe UI Emoji" w:hAnsi="Segoe UI Emoji" w:cs="Segoe UI Emoji"/>
          </w:rPr>
          <w:delText xml:space="preserve">🔎 </w:delText>
        </w:r>
        <w:r w:rsidR="006565DE" w:rsidDel="00785E8B">
          <w:rPr>
            <w:rFonts w:ascii="Segoe UI Emoji" w:hAnsi="Segoe UI Emoji" w:cs="Segoe UI Emoji"/>
          </w:rPr>
          <w:delText xml:space="preserve">J. </w:delText>
        </w:r>
        <w:r w:rsidR="0068733C" w:rsidDel="00785E8B">
          <w:rPr>
            <w:rFonts w:ascii="Segoe UI Emoji" w:hAnsi="Segoe UI Emoji" w:cs="Segoe UI Emoji"/>
          </w:rPr>
          <w:delText>Dekkingsgraag vastgesteld, kans op bugs benoemd</w:delText>
        </w:r>
      </w:del>
    </w:p>
    <w:p w14:paraId="5BF5EC28" w14:textId="390F1614" w:rsidR="00134BE8" w:rsidRDefault="006565DE">
      <w:pPr>
        <w:pStyle w:val="ListParagraph"/>
        <w:pPrChange w:id="483" w:author="Rinse Cramer" w:date="2025-11-03T23:42:00Z" w16du:dateUtc="2025-11-03T22:42:00Z">
          <w:pPr>
            <w:pStyle w:val="ListParagraph"/>
            <w:numPr>
              <w:numId w:val="22"/>
            </w:numPr>
            <w:ind w:hanging="360"/>
          </w:pPr>
        </w:pPrChange>
      </w:pPr>
      <w:del w:id="484" w:author="Rinse Cramer" w:date="2025-11-03T23:40:00Z" w16du:dateUtc="2025-11-03T22:40:00Z">
        <w:r w:rsidDel="00785E8B">
          <w:delText xml:space="preserve">1. </w:delText>
        </w:r>
        <w:r w:rsidR="00134BE8" w:rsidDel="00785E8B">
          <w:delText>Fout ontdekt? Ga ervanuit dat het vaker fout gegaan is</w:delText>
        </w:r>
      </w:del>
    </w:p>
    <w:p w14:paraId="70A16643" w14:textId="20A7774E" w:rsidR="0068733C" w:rsidDel="00EB3271" w:rsidRDefault="00134BE8" w:rsidP="00134BE8">
      <w:pPr>
        <w:pStyle w:val="Heading1"/>
        <w:rPr>
          <w:del w:id="485" w:author="Rinse Cramer" w:date="2025-11-07T18:12:00Z" w16du:dateUtc="2025-11-07T17:12:00Z"/>
          <w:rFonts w:ascii="Segoe UI Emoji" w:hAnsi="Segoe UI Emoji" w:cs="Segoe UI Emoji"/>
        </w:rPr>
      </w:pPr>
      <w:del w:id="486" w:author="Rinse Cramer" w:date="2025-11-07T18:12:00Z" w16du:dateUtc="2025-11-07T17:12:00Z">
        <w:r w:rsidDel="00EB3271">
          <w:rPr>
            <w:rFonts w:ascii="Segoe UI Emoji" w:hAnsi="Segoe UI Emoji" w:cs="Segoe UI Emoji"/>
          </w:rPr>
          <w:delText xml:space="preserve">🔎 </w:delText>
        </w:r>
      </w:del>
      <w:del w:id="487" w:author="Rinse Cramer" w:date="2025-11-03T23:41:00Z" w16du:dateUtc="2025-11-03T22:41:00Z">
        <w:r w:rsidR="006565DE" w:rsidDel="00FC1C7B">
          <w:rPr>
            <w:rFonts w:ascii="Segoe UI Emoji" w:hAnsi="Segoe UI Emoji" w:cs="Segoe UI Emoji"/>
          </w:rPr>
          <w:delText>K</w:delText>
        </w:r>
      </w:del>
      <w:del w:id="488" w:author="Rinse Cramer" w:date="2025-11-07T18:12:00Z" w16du:dateUtc="2025-11-07T17:12:00Z">
        <w:r w:rsidR="006565DE" w:rsidDel="00EB3271">
          <w:rPr>
            <w:rFonts w:ascii="Segoe UI Emoji" w:hAnsi="Segoe UI Emoji" w:cs="Segoe UI Emoji"/>
          </w:rPr>
          <w:delText xml:space="preserve">. </w:delText>
        </w:r>
        <w:r w:rsidDel="00EB3271">
          <w:rPr>
            <w:rFonts w:ascii="Segoe UI Emoji" w:hAnsi="Segoe UI Emoji" w:cs="Segoe UI Emoji"/>
          </w:rPr>
          <w:delText>Actiepunten uit Excel verwerkt en Jira ge</w:delText>
        </w:r>
        <w:r w:rsidRPr="00B651F3" w:rsidDel="00EB3271">
          <w:rPr>
            <w:rFonts w:ascii="Segoe UI Emoji" w:hAnsi="Segoe UI Emoji" w:cs="Segoe UI Emoji"/>
          </w:rPr>
          <w:delText>ü</w:delText>
        </w:r>
        <w:r w:rsidDel="00EB3271">
          <w:rPr>
            <w:rFonts w:ascii="Segoe UI Emoji" w:hAnsi="Segoe UI Emoji" w:cs="Segoe UI Emoji"/>
          </w:rPr>
          <w:delText>pdated</w:delText>
        </w:r>
      </w:del>
    </w:p>
    <w:p w14:paraId="1F4BAB0D" w14:textId="4C109D3B" w:rsidR="00CC6863" w:rsidDel="00EB3271" w:rsidRDefault="006565DE" w:rsidP="00134BE8">
      <w:pPr>
        <w:pStyle w:val="ListParagraph"/>
        <w:numPr>
          <w:ilvl w:val="0"/>
          <w:numId w:val="22"/>
        </w:numPr>
        <w:rPr>
          <w:del w:id="489" w:author="Rinse Cramer" w:date="2025-11-07T18:12:00Z" w16du:dateUtc="2025-11-07T17:12:00Z"/>
        </w:rPr>
      </w:pPr>
      <w:del w:id="490" w:author="Rinse Cramer" w:date="2025-11-07T18:12:00Z" w16du:dateUtc="2025-11-07T17:12:00Z">
        <w:r w:rsidDel="00EB3271">
          <w:delText xml:space="preserve">1. </w:delText>
        </w:r>
        <w:r w:rsidR="00134BE8" w:rsidDel="00EB3271">
          <w:delText>Heb ik in Jira mijn deliverables genoteerd?</w:delText>
        </w:r>
      </w:del>
    </w:p>
    <w:p w14:paraId="5C42C2E5" w14:textId="4A30013B" w:rsidR="00134BE8" w:rsidDel="00EB3271" w:rsidRDefault="00134BE8" w:rsidP="00CC6863">
      <w:pPr>
        <w:pStyle w:val="ListParagraph"/>
        <w:numPr>
          <w:ilvl w:val="1"/>
          <w:numId w:val="22"/>
        </w:numPr>
        <w:rPr>
          <w:del w:id="491" w:author="Rinse Cramer" w:date="2025-11-07T18:12:00Z" w16du:dateUtc="2025-11-07T17:12:00Z"/>
        </w:rPr>
      </w:pPr>
      <w:del w:id="492" w:author="Rinse Cramer" w:date="2025-11-07T18:12:00Z" w16du:dateUtc="2025-11-07T17:12:00Z">
        <w:r w:rsidDel="00EB3271">
          <w:delText>Alleen toevoegen van opmerking, NIET wijzigen</w:delText>
        </w:r>
      </w:del>
    </w:p>
    <w:p w14:paraId="71422AA7" w14:textId="30E4BE60" w:rsidR="00817557" w:rsidRDefault="00817557" w:rsidP="00817557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🔎 </w:t>
      </w:r>
      <w:ins w:id="493" w:author="Rinse Cramer" w:date="2025-11-07T18:12:00Z" w16du:dateUtc="2025-11-07T17:12:00Z">
        <w:r w:rsidR="00EB3271">
          <w:rPr>
            <w:rFonts w:ascii="Segoe UI Emoji" w:hAnsi="Segoe UI Emoji" w:cs="Segoe UI Emoji"/>
          </w:rPr>
          <w:t>J.</w:t>
        </w:r>
      </w:ins>
      <w:del w:id="494" w:author="Rinse Cramer" w:date="2025-11-03T23:41:00Z" w16du:dateUtc="2025-11-03T22:41:00Z">
        <w:r w:rsidR="006565DE" w:rsidDel="00FC1C7B">
          <w:rPr>
            <w:rFonts w:ascii="Segoe UI Emoji" w:hAnsi="Segoe UI Emoji" w:cs="Segoe UI Emoji"/>
          </w:rPr>
          <w:delText>L</w:delText>
        </w:r>
      </w:del>
      <w:del w:id="495" w:author="Rinse Cramer" w:date="2025-11-07T18:12:00Z" w16du:dateUtc="2025-11-07T17:12:00Z">
        <w:r w:rsidR="006565DE" w:rsidDel="00EB3271">
          <w:rPr>
            <w:rFonts w:ascii="Segoe UI Emoji" w:hAnsi="Segoe UI Emoji" w:cs="Segoe UI Emoji"/>
          </w:rPr>
          <w:delText>.</w:delText>
        </w:r>
      </w:del>
      <w:r w:rsidR="006565DE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>Evaluatie eerste acties:</w:t>
      </w:r>
    </w:p>
    <w:p w14:paraId="126B467A" w14:textId="1DC47276" w:rsidR="00817557" w:rsidRDefault="00817557" w:rsidP="006565DE">
      <w:pPr>
        <w:pStyle w:val="Heading2"/>
        <w:numPr>
          <w:ilvl w:val="0"/>
          <w:numId w:val="33"/>
        </w:numPr>
      </w:pPr>
      <w:r>
        <w:t>Hoe lang denk je nog nodig te hebben?</w:t>
      </w:r>
    </w:p>
    <w:p w14:paraId="387B68E6" w14:textId="5B7FCDFC" w:rsidR="00817557" w:rsidRDefault="006565DE" w:rsidP="00817557">
      <w:pPr>
        <w:pStyle w:val="ListParagraph"/>
        <w:numPr>
          <w:ilvl w:val="0"/>
          <w:numId w:val="9"/>
        </w:numPr>
      </w:pPr>
      <w:r>
        <w:t xml:space="preserve">1. </w:t>
      </w:r>
      <w:r w:rsidR="00817557">
        <w:t>Staan er dingen in die niet bij de opdracht horen?</w:t>
      </w:r>
    </w:p>
    <w:p w14:paraId="71740A55" w14:textId="0CCAABED" w:rsidR="00817557" w:rsidRDefault="006565DE" w:rsidP="00817557">
      <w:pPr>
        <w:pStyle w:val="ListParagraph"/>
        <w:numPr>
          <w:ilvl w:val="0"/>
          <w:numId w:val="16"/>
        </w:numPr>
      </w:pPr>
      <w:r>
        <w:t xml:space="preserve">2. </w:t>
      </w:r>
      <w:r w:rsidR="00817557">
        <w:t>Is het eerder gebeurd?</w:t>
      </w:r>
    </w:p>
    <w:p w14:paraId="0BBD435C" w14:textId="1869C3B8" w:rsidR="00817557" w:rsidRDefault="00817557" w:rsidP="006565DE">
      <w:pPr>
        <w:pStyle w:val="Heading2"/>
        <w:numPr>
          <w:ilvl w:val="0"/>
          <w:numId w:val="33"/>
        </w:numPr>
      </w:pPr>
      <w:r>
        <w:lastRenderedPageBreak/>
        <w:t>Past het binnen de 150%? Tijdtrigger gehaald? Zo ja, verder</w:t>
      </w:r>
    </w:p>
    <w:p w14:paraId="76CDEA39" w14:textId="24C948E3" w:rsidR="00817557" w:rsidRDefault="006565DE" w:rsidP="00817557">
      <w:pPr>
        <w:pStyle w:val="ListParagraph"/>
        <w:numPr>
          <w:ilvl w:val="0"/>
          <w:numId w:val="9"/>
        </w:numPr>
      </w:pPr>
      <w:r>
        <w:t xml:space="preserve">1. </w:t>
      </w:r>
      <w:r w:rsidR="00817557">
        <w:t>Staan er dingen in die niet bij de opdracht horen?</w:t>
      </w:r>
    </w:p>
    <w:p w14:paraId="549F89B0" w14:textId="1F9A4382" w:rsidR="00817557" w:rsidRPr="00AB33DA" w:rsidRDefault="006565DE" w:rsidP="00817557">
      <w:pPr>
        <w:pStyle w:val="ListParagraph"/>
        <w:numPr>
          <w:ilvl w:val="0"/>
          <w:numId w:val="16"/>
        </w:numPr>
      </w:pPr>
      <w:r>
        <w:t xml:space="preserve">2. </w:t>
      </w:r>
      <w:r w:rsidR="00817557">
        <w:t>Is het eerder gebeurd?</w:t>
      </w:r>
    </w:p>
    <w:p w14:paraId="0771FDE2" w14:textId="1BC00B60" w:rsidR="00817557" w:rsidRDefault="00817557" w:rsidP="00817557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🔎 </w:t>
      </w:r>
      <w:ins w:id="496" w:author="Rinse Cramer" w:date="2025-11-07T18:12:00Z" w16du:dateUtc="2025-11-07T17:12:00Z">
        <w:r w:rsidR="00EB3271">
          <w:rPr>
            <w:rFonts w:ascii="Segoe UI Emoji" w:hAnsi="Segoe UI Emoji" w:cs="Segoe UI Emoji"/>
          </w:rPr>
          <w:t>K.</w:t>
        </w:r>
      </w:ins>
      <w:del w:id="497" w:author="Rinse Cramer" w:date="2025-11-03T23:41:00Z" w16du:dateUtc="2025-11-03T22:41:00Z">
        <w:r w:rsidR="006565DE" w:rsidDel="00FC1C7B">
          <w:rPr>
            <w:rFonts w:ascii="Segoe UI Emoji" w:hAnsi="Segoe UI Emoji" w:cs="Segoe UI Emoji"/>
          </w:rPr>
          <w:delText>M</w:delText>
        </w:r>
      </w:del>
      <w:del w:id="498" w:author="Rinse Cramer" w:date="2025-11-07T18:12:00Z" w16du:dateUtc="2025-11-07T17:12:00Z">
        <w:r w:rsidR="006565DE" w:rsidDel="00EB3271">
          <w:rPr>
            <w:rFonts w:ascii="Segoe UI Emoji" w:hAnsi="Segoe UI Emoji" w:cs="Segoe UI Emoji"/>
          </w:rPr>
          <w:delText>.</w:delText>
        </w:r>
      </w:del>
      <w:r w:rsidR="006565DE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>Evaluatie laatste acties:</w:t>
      </w:r>
    </w:p>
    <w:p w14:paraId="3B256B84" w14:textId="7F6E4639" w:rsidR="00817557" w:rsidRDefault="00817557" w:rsidP="006565DE">
      <w:pPr>
        <w:pStyle w:val="Heading2"/>
        <w:numPr>
          <w:ilvl w:val="0"/>
          <w:numId w:val="34"/>
        </w:numPr>
      </w:pPr>
      <w:r>
        <w:t>Hoe heeft het zo lang kunnen duren?</w:t>
      </w:r>
    </w:p>
    <w:p w14:paraId="259A8B6F" w14:textId="45D1EA35" w:rsidR="00817557" w:rsidRDefault="006565DE" w:rsidP="00817557">
      <w:pPr>
        <w:pStyle w:val="ListParagraph"/>
        <w:numPr>
          <w:ilvl w:val="0"/>
          <w:numId w:val="9"/>
        </w:numPr>
      </w:pPr>
      <w:r>
        <w:t xml:space="preserve">1. </w:t>
      </w:r>
      <w:r w:rsidR="00817557">
        <w:t>Staan er dingen in die niet bij de opdracht horen?</w:t>
      </w:r>
    </w:p>
    <w:p w14:paraId="34E3EB0E" w14:textId="377A3377" w:rsidR="00817557" w:rsidRDefault="006565DE" w:rsidP="00817557">
      <w:pPr>
        <w:pStyle w:val="ListParagraph"/>
        <w:numPr>
          <w:ilvl w:val="0"/>
          <w:numId w:val="16"/>
        </w:numPr>
      </w:pPr>
      <w:r>
        <w:t xml:space="preserve">2. </w:t>
      </w:r>
      <w:r w:rsidR="00817557">
        <w:t>Is het eerder gebeurd?</w:t>
      </w:r>
    </w:p>
    <w:p w14:paraId="26BD47BD" w14:textId="1EFE177C" w:rsidR="00817557" w:rsidRDefault="00817557" w:rsidP="006565DE">
      <w:pPr>
        <w:pStyle w:val="Heading2"/>
        <w:numPr>
          <w:ilvl w:val="0"/>
          <w:numId w:val="34"/>
        </w:numPr>
      </w:pPr>
      <w:r>
        <w:t>Snellere methodieken mogelijk?</w:t>
      </w:r>
    </w:p>
    <w:p w14:paraId="101A1B93" w14:textId="136655C0" w:rsidR="00817557" w:rsidRDefault="006565DE" w:rsidP="00817557">
      <w:pPr>
        <w:pStyle w:val="ListParagraph"/>
        <w:numPr>
          <w:ilvl w:val="0"/>
          <w:numId w:val="9"/>
        </w:numPr>
      </w:pPr>
      <w:r>
        <w:t xml:space="preserve">1. </w:t>
      </w:r>
      <w:r w:rsidR="00817557">
        <w:t>Staan er dingen in die niet bij de opdracht horen?</w:t>
      </w:r>
    </w:p>
    <w:p w14:paraId="6E74553D" w14:textId="30E4A2A5" w:rsidR="00817557" w:rsidRDefault="006565DE" w:rsidP="00817557">
      <w:pPr>
        <w:pStyle w:val="ListParagraph"/>
        <w:numPr>
          <w:ilvl w:val="0"/>
          <w:numId w:val="9"/>
        </w:numPr>
        <w:rPr>
          <w:ins w:id="499" w:author="Rinse Cramer" w:date="2025-11-25T00:01:00Z" w16du:dateUtc="2025-11-24T23:01:00Z"/>
        </w:rPr>
      </w:pPr>
      <w:r>
        <w:t xml:space="preserve">2. </w:t>
      </w:r>
      <w:r w:rsidR="00817557">
        <w:t>Is het eerder gebeurd?</w:t>
      </w:r>
    </w:p>
    <w:p w14:paraId="72B6FFF5" w14:textId="02384F0D" w:rsidR="00325081" w:rsidRDefault="00325081" w:rsidP="00325081">
      <w:pPr>
        <w:pStyle w:val="Heading2"/>
        <w:rPr>
          <w:ins w:id="500" w:author="Rinse Cramer" w:date="2025-11-25T00:02:00Z" w16du:dateUtc="2025-11-24T23:02:00Z"/>
        </w:rPr>
      </w:pPr>
      <w:ins w:id="501" w:author="Rinse Cramer" w:date="2025-11-25T00:02:00Z" w16du:dateUtc="2025-11-24T23:02:00Z">
        <w:r>
          <w:t xml:space="preserve">c. Heb ik </w:t>
        </w:r>
        <w:r w:rsidR="00E415AB">
          <w:t>mijn antwoorden getest voordat ik JW spreek?</w:t>
        </w:r>
      </w:ins>
    </w:p>
    <w:p w14:paraId="6431BF27" w14:textId="7B89E7CA" w:rsidR="00E415AB" w:rsidRPr="00E415AB" w:rsidRDefault="00E415AB">
      <w:pPr>
        <w:pStyle w:val="ListParagraph"/>
        <w:numPr>
          <w:ilvl w:val="0"/>
          <w:numId w:val="38"/>
        </w:numPr>
        <w:pPrChange w:id="502" w:author="Rinse Cramer" w:date="2025-11-25T00:02:00Z" w16du:dateUtc="2025-11-24T23:02:00Z">
          <w:pPr>
            <w:pStyle w:val="ListParagraph"/>
            <w:numPr>
              <w:numId w:val="9"/>
            </w:numPr>
            <w:ind w:hanging="360"/>
          </w:pPr>
        </w:pPrChange>
      </w:pPr>
      <w:ins w:id="503" w:author="Rinse Cramer" w:date="2025-11-25T00:02:00Z" w16du:dateUtc="2025-11-24T23:02:00Z">
        <w:r>
          <w:t>1. Heb ik de grootste oorzaak kunnen vinden?</w:t>
        </w:r>
      </w:ins>
    </w:p>
    <w:p w14:paraId="198F5A05" w14:textId="72D1CD9C" w:rsidR="006565DE" w:rsidDel="00EB3271" w:rsidRDefault="006565DE">
      <w:pPr>
        <w:rPr>
          <w:del w:id="504" w:author="Rinse Cramer" w:date="2025-11-07T18:13:00Z" w16du:dateUtc="2025-11-07T17:13:00Z"/>
          <w:rFonts w:ascii="Segoe UI Emoji" w:eastAsiaTheme="majorEastAsia" w:hAnsi="Segoe UI Emoji" w:cs="Segoe UI Emoji"/>
          <w:color w:val="0F4761" w:themeColor="accent1" w:themeShade="BF"/>
          <w:sz w:val="40"/>
          <w:szCs w:val="40"/>
        </w:rPr>
      </w:pPr>
      <w:del w:id="505" w:author="Rinse Cramer" w:date="2025-11-07T18:13:00Z" w16du:dateUtc="2025-11-07T17:13:00Z">
        <w:r w:rsidDel="00EB3271">
          <w:rPr>
            <w:rFonts w:ascii="Segoe UI Emoji" w:hAnsi="Segoe UI Emoji" w:cs="Segoe UI Emoji"/>
          </w:rPr>
          <w:br w:type="page"/>
        </w:r>
      </w:del>
    </w:p>
    <w:p w14:paraId="12B0F4BB" w14:textId="63C31DE2" w:rsidR="00F2529D" w:rsidDel="0061723A" w:rsidRDefault="004A52B1">
      <w:pPr>
        <w:rPr>
          <w:del w:id="506" w:author="Rinse Cramer" w:date="2025-11-03T23:31:00Z" w16du:dateUtc="2025-11-03T22:31:00Z"/>
          <w:rFonts w:ascii="Segoe UI Emoji" w:hAnsi="Segoe UI Emoji" w:cs="Segoe UI Emoji"/>
        </w:rPr>
        <w:pPrChange w:id="507" w:author="Rinse Cramer" w:date="2025-11-07T18:13:00Z" w16du:dateUtc="2025-11-07T17:13:00Z">
          <w:pPr>
            <w:pStyle w:val="Heading1"/>
          </w:pPr>
        </w:pPrChange>
      </w:pPr>
      <w:del w:id="508" w:author="Rinse Cramer" w:date="2025-11-03T23:31:00Z" w16du:dateUtc="2025-11-03T22:31:00Z">
        <w:r w:rsidDel="0061723A">
          <w:rPr>
            <w:rFonts w:ascii="Segoe UI Emoji" w:hAnsi="Segoe UI Emoji" w:cs="Segoe UI Emoji"/>
          </w:rPr>
          <w:lastRenderedPageBreak/>
          <w:delText>🔔</w:delText>
        </w:r>
        <w:r w:rsidR="00F2529D" w:rsidDel="0061723A">
          <w:rPr>
            <w:rFonts w:ascii="Segoe UI Emoji" w:hAnsi="Segoe UI Emoji" w:cs="Segoe UI Emoji"/>
          </w:rPr>
          <w:delText xml:space="preserve"> </w:delText>
        </w:r>
        <w:r w:rsidR="006565DE" w:rsidDel="0061723A">
          <w:rPr>
            <w:rFonts w:ascii="Segoe UI Emoji" w:hAnsi="Segoe UI Emoji" w:cs="Segoe UI Emoji"/>
          </w:rPr>
          <w:delText xml:space="preserve">A. </w:delText>
        </w:r>
        <w:r w:rsidR="000C6BCC" w:rsidDel="0061723A">
          <w:rPr>
            <w:rFonts w:ascii="Segoe UI Emoji" w:hAnsi="Segoe UI Emoji" w:cs="Segoe UI Emoji"/>
          </w:rPr>
          <w:delText>Tijdtrigger NIET gehaald</w:delText>
        </w:r>
        <w:r w:rsidR="00F2529D" w:rsidDel="0061723A">
          <w:rPr>
            <w:rFonts w:ascii="Segoe UI Emoji" w:hAnsi="Segoe UI Emoji" w:cs="Segoe UI Emoji"/>
          </w:rPr>
          <w:delText>?</w:delText>
        </w:r>
      </w:del>
    </w:p>
    <w:p w14:paraId="39BEDB7F" w14:textId="0A7412F4" w:rsidR="00817557" w:rsidDel="0061723A" w:rsidRDefault="00F2529D">
      <w:pPr>
        <w:rPr>
          <w:del w:id="509" w:author="Rinse Cramer" w:date="2025-11-03T23:31:00Z" w16du:dateUtc="2025-11-03T22:31:00Z"/>
        </w:rPr>
        <w:pPrChange w:id="510" w:author="Rinse Cramer" w:date="2025-11-07T18:14:00Z" w16du:dateUtc="2025-11-07T17:14:00Z">
          <w:pPr>
            <w:pStyle w:val="ListParagraph"/>
            <w:numPr>
              <w:numId w:val="8"/>
            </w:numPr>
            <w:ind w:hanging="360"/>
          </w:pPr>
        </w:pPrChange>
      </w:pPr>
      <w:del w:id="511" w:author="Rinse Cramer" w:date="2025-11-03T23:31:00Z" w16du:dateUtc="2025-11-03T22:31:00Z">
        <w:r w:rsidDel="0061723A">
          <w:delText xml:space="preserve">Geen expliciete toestemming voor volgende status? Terug naar begin </w:delText>
        </w:r>
        <w:r w:rsidR="00D10E67" w:rsidDel="0061723A">
          <w:delText>implementatie/test</w:delText>
        </w:r>
      </w:del>
    </w:p>
    <w:p w14:paraId="255CF476" w14:textId="374FB647" w:rsidR="006565DE" w:rsidRPr="00AA2F3D" w:rsidRDefault="006565DE" w:rsidP="00EB327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del w:id="512" w:author="Rinse Cramer" w:date="2025-11-03T23:31:00Z" w16du:dateUtc="2025-11-03T22:31:00Z">
        <w:r w:rsidDel="0061723A">
          <w:br w:type="page"/>
        </w:r>
      </w:del>
    </w:p>
    <w:p w14:paraId="6BC82E5D" w14:textId="77777777" w:rsidR="0080463E" w:rsidRDefault="0080463E">
      <w:pPr>
        <w:rPr>
          <w:ins w:id="513" w:author="Rinse Cramer" w:date="2025-11-25T00:05:00Z" w16du:dateUtc="2025-11-24T23:05:00Z"/>
          <w:rFonts w:ascii="Segoe UI Emoji" w:eastAsiaTheme="majorEastAsia" w:hAnsi="Segoe UI Emoji" w:cs="Segoe UI Emoji"/>
          <w:color w:val="0F4761" w:themeColor="accent1" w:themeShade="BF"/>
          <w:sz w:val="40"/>
          <w:szCs w:val="40"/>
        </w:rPr>
      </w:pPr>
      <w:ins w:id="514" w:author="Rinse Cramer" w:date="2025-11-25T00:05:00Z" w16du:dateUtc="2025-11-24T23:05:00Z">
        <w:r>
          <w:rPr>
            <w:rFonts w:ascii="Segoe UI Emoji" w:hAnsi="Segoe UI Emoji" w:cs="Segoe UI Emoji"/>
          </w:rPr>
          <w:lastRenderedPageBreak/>
          <w:br w:type="page"/>
        </w:r>
      </w:ins>
    </w:p>
    <w:p w14:paraId="1A0CB54F" w14:textId="5B5BCCAF" w:rsidR="000C6BCC" w:rsidRPr="006565DE" w:rsidRDefault="006565DE" w:rsidP="00D64ABD">
      <w:pPr>
        <w:pStyle w:val="Heading1"/>
      </w:pPr>
      <w:r>
        <w:rPr>
          <w:rFonts w:ascii="Segoe UI Emoji" w:hAnsi="Segoe UI Emoji" w:cs="Segoe UI Emoji"/>
        </w:rPr>
        <w:lastRenderedPageBreak/>
        <w:t>🫱🏻</w:t>
      </w:r>
      <w:r>
        <w:t>‍</w:t>
      </w:r>
      <w:r w:rsidR="00D64ABD">
        <w:rPr>
          <w:rFonts w:ascii="Segoe UI Emoji" w:hAnsi="Segoe UI Emoji" w:cs="Segoe UI Emoji"/>
        </w:rPr>
        <w:t xml:space="preserve">🫲🏻 </w:t>
      </w:r>
      <w:r>
        <w:rPr>
          <w:rFonts w:ascii="Segoe UI Emoji" w:hAnsi="Segoe UI Emoji" w:cs="Segoe UI Emoji"/>
        </w:rPr>
        <w:t xml:space="preserve">A. </w:t>
      </w:r>
      <w:r w:rsidR="00D64ABD">
        <w:rPr>
          <w:rFonts w:ascii="Segoe UI Emoji" w:hAnsi="Segoe UI Emoji" w:cs="Segoe UI Emoji"/>
        </w:rPr>
        <w:t>Demonstratie van de oplossing geven</w:t>
      </w:r>
    </w:p>
    <w:p w14:paraId="5C930950" w14:textId="7CB14C4E" w:rsidR="00D64ABD" w:rsidRDefault="006565DE" w:rsidP="00D64ABD">
      <w:pPr>
        <w:pStyle w:val="ListParagraph"/>
        <w:numPr>
          <w:ilvl w:val="0"/>
          <w:numId w:val="8"/>
        </w:numPr>
      </w:pPr>
      <w:r>
        <w:t xml:space="preserve">1. </w:t>
      </w:r>
      <w:r w:rsidR="00FF59D6">
        <w:t xml:space="preserve">Verbeterpunt </w:t>
      </w:r>
      <w:proofErr w:type="spellStart"/>
      <w:r w:rsidR="00FF59D6">
        <w:t>opschrijving</w:t>
      </w:r>
      <w:proofErr w:type="spellEnd"/>
      <w:r w:rsidR="00FF59D6">
        <w:t xml:space="preserve"> in m</w:t>
      </w:r>
      <w:r w:rsidR="00FF59D6" w:rsidRPr="00FF59D6">
        <w:t>í</w:t>
      </w:r>
      <w:r w:rsidR="00FF59D6">
        <w:t>jn werk en voeg checks aan Excel bestand toe na reflectie</w:t>
      </w:r>
    </w:p>
    <w:p w14:paraId="3B06F497" w14:textId="55C59C3A" w:rsidR="00FF59D6" w:rsidRDefault="00FF59D6" w:rsidP="00FF59D6">
      <w:pPr>
        <w:pStyle w:val="Heading1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🫱🏻</w:t>
      </w:r>
      <w:r>
        <w:t>‍</w:t>
      </w:r>
      <w:r>
        <w:rPr>
          <w:rFonts w:ascii="Segoe UI Emoji" w:hAnsi="Segoe UI Emoji" w:cs="Segoe UI Emoji"/>
        </w:rPr>
        <w:t xml:space="preserve">🫲🏻 </w:t>
      </w:r>
      <w:r w:rsidR="006565DE">
        <w:rPr>
          <w:rFonts w:ascii="Segoe UI Emoji" w:hAnsi="Segoe UI Emoji" w:cs="Segoe UI Emoji"/>
        </w:rPr>
        <w:t xml:space="preserve">B. </w:t>
      </w:r>
      <w:r>
        <w:rPr>
          <w:rFonts w:ascii="Segoe UI Emoji" w:hAnsi="Segoe UI Emoji" w:cs="Segoe UI Emoji"/>
        </w:rPr>
        <w:t>Review met Jeroen uitvoeren</w:t>
      </w:r>
    </w:p>
    <w:p w14:paraId="4C839155" w14:textId="5E04CBD0" w:rsidR="00FF59D6" w:rsidRDefault="006565DE" w:rsidP="00FF59D6">
      <w:pPr>
        <w:pStyle w:val="ListParagraph"/>
        <w:numPr>
          <w:ilvl w:val="0"/>
          <w:numId w:val="8"/>
        </w:numPr>
        <w:rPr>
          <w:ins w:id="515" w:author="Rinse Cramer" w:date="2025-11-21T09:27:00Z" w16du:dateUtc="2025-11-21T08:27:00Z"/>
        </w:rPr>
      </w:pPr>
      <w:r>
        <w:t xml:space="preserve">1. </w:t>
      </w:r>
      <w:r w:rsidR="00FF59D6">
        <w:t xml:space="preserve">Verbeterpunt </w:t>
      </w:r>
      <w:proofErr w:type="spellStart"/>
      <w:r w:rsidR="00FF59D6">
        <w:t>opschrijving</w:t>
      </w:r>
      <w:proofErr w:type="spellEnd"/>
      <w:r w:rsidR="00FF59D6">
        <w:t xml:space="preserve"> in m</w:t>
      </w:r>
      <w:r w:rsidR="00FF59D6" w:rsidRPr="00FF59D6">
        <w:t>í</w:t>
      </w:r>
      <w:r w:rsidR="00FF59D6">
        <w:t>jn werk en voeg checks aan Excel bestand toe na reflectie</w:t>
      </w:r>
    </w:p>
    <w:p w14:paraId="146594F9" w14:textId="249D6757" w:rsidR="007E4681" w:rsidDel="007E4681" w:rsidRDefault="007E4681" w:rsidP="007E4681">
      <w:pPr>
        <w:pStyle w:val="ListParagraph"/>
        <w:numPr>
          <w:ilvl w:val="0"/>
          <w:numId w:val="8"/>
        </w:numPr>
        <w:rPr>
          <w:del w:id="516" w:author="Rinse Cramer" w:date="2025-11-21T09:28:00Z" w16du:dateUtc="2025-11-21T08:28:00Z"/>
        </w:rPr>
      </w:pPr>
      <w:ins w:id="517" w:author="Rinse Cramer" w:date="2025-11-21T09:27:00Z" w16du:dateUtc="2025-11-21T08:27:00Z">
        <w:r>
          <w:t xml:space="preserve">2. </w:t>
        </w:r>
        <w:proofErr w:type="spellStart"/>
        <w:r>
          <w:t>Commit</w:t>
        </w:r>
        <w:proofErr w:type="spellEnd"/>
        <w:r>
          <w:t xml:space="preserve"> en push werk naar Git-archief</w:t>
        </w:r>
      </w:ins>
    </w:p>
    <w:p w14:paraId="49F63314" w14:textId="64320562" w:rsidR="00FF59D6" w:rsidDel="007E4681" w:rsidRDefault="00FF59D6">
      <w:pPr>
        <w:pStyle w:val="ListParagraph"/>
        <w:numPr>
          <w:ilvl w:val="0"/>
          <w:numId w:val="8"/>
        </w:numPr>
        <w:rPr>
          <w:del w:id="518" w:author="Rinse Cramer" w:date="2025-11-21T09:28:00Z" w16du:dateUtc="2025-11-21T08:28:00Z"/>
          <w:rFonts w:ascii="Segoe UI Emoji" w:hAnsi="Segoe UI Emoji" w:cs="Segoe UI Emoji"/>
        </w:rPr>
        <w:pPrChange w:id="519" w:author="Rinse Cramer" w:date="2025-11-21T09:28:00Z" w16du:dateUtc="2025-11-21T08:28:00Z">
          <w:pPr>
            <w:pStyle w:val="Heading1"/>
          </w:pPr>
        </w:pPrChange>
      </w:pPr>
      <w:del w:id="520" w:author="Rinse Cramer" w:date="2025-11-21T09:28:00Z" w16du:dateUtc="2025-11-21T08:28:00Z">
        <w:r w:rsidDel="007E4681">
          <w:rPr>
            <w:rFonts w:ascii="Segoe UI Emoji" w:hAnsi="Segoe UI Emoji" w:cs="Segoe UI Emoji"/>
          </w:rPr>
          <w:delText>🫱🏻</w:delText>
        </w:r>
        <w:r w:rsidDel="007E4681">
          <w:delText>‍</w:delText>
        </w:r>
        <w:r w:rsidDel="007E4681">
          <w:rPr>
            <w:rFonts w:ascii="Segoe UI Emoji" w:hAnsi="Segoe UI Emoji" w:cs="Segoe UI Emoji"/>
          </w:rPr>
          <w:delText xml:space="preserve">🫲🏻 </w:delText>
        </w:r>
        <w:r w:rsidR="006565DE" w:rsidDel="007E4681">
          <w:rPr>
            <w:rFonts w:ascii="Segoe UI Emoji" w:hAnsi="Segoe UI Emoji" w:cs="Segoe UI Emoji"/>
          </w:rPr>
          <w:delText xml:space="preserve">C. </w:delText>
        </w:r>
        <w:r w:rsidDel="007E4681">
          <w:rPr>
            <w:rFonts w:ascii="Segoe UI Emoji" w:hAnsi="Segoe UI Emoji" w:cs="Segoe UI Emoji"/>
          </w:rPr>
          <w:delText>Commit en push werk naar Git-archief</w:delText>
        </w:r>
      </w:del>
    </w:p>
    <w:p w14:paraId="09809D6D" w14:textId="6256A596" w:rsidR="00FF59D6" w:rsidRPr="00FF59D6" w:rsidRDefault="006565DE" w:rsidP="007E4681">
      <w:pPr>
        <w:pStyle w:val="ListParagraph"/>
        <w:numPr>
          <w:ilvl w:val="0"/>
          <w:numId w:val="8"/>
        </w:numPr>
      </w:pPr>
      <w:del w:id="521" w:author="Rinse Cramer" w:date="2025-11-21T09:28:00Z" w16du:dateUtc="2025-11-21T08:28:00Z">
        <w:r w:rsidDel="007E4681">
          <w:delText xml:space="preserve">1. </w:delText>
        </w:r>
        <w:r w:rsidR="00FF59D6" w:rsidDel="007E4681">
          <w:delText>Heb ik in Jira mijn tijdsregistratie genoteerd?</w:delText>
        </w:r>
      </w:del>
    </w:p>
    <w:sectPr w:rsidR="00FF59D6" w:rsidRPr="00FF59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Stop outline" style="width:11.9pt;height:11.9pt;visibility:visible" o:bullet="t">
        <v:imagedata r:id="rId1" o:title=""/>
      </v:shape>
    </w:pict>
  </w:numPicBullet>
  <w:abstractNum w:abstractNumId="0" w15:restartNumberingAfterBreak="0">
    <w:nsid w:val="030216C4"/>
    <w:multiLevelType w:val="hybridMultilevel"/>
    <w:tmpl w:val="2506B696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A4BB4"/>
    <w:multiLevelType w:val="hybridMultilevel"/>
    <w:tmpl w:val="FA482AE2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A08E0"/>
    <w:multiLevelType w:val="hybridMultilevel"/>
    <w:tmpl w:val="AFB8A0A6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A3D7D"/>
    <w:multiLevelType w:val="hybridMultilevel"/>
    <w:tmpl w:val="04324E66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17E24"/>
    <w:multiLevelType w:val="hybridMultilevel"/>
    <w:tmpl w:val="8B76A7E8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4E0911"/>
    <w:multiLevelType w:val="hybridMultilevel"/>
    <w:tmpl w:val="9C3C2652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1647B"/>
    <w:multiLevelType w:val="hybridMultilevel"/>
    <w:tmpl w:val="215AC8C4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87D3D"/>
    <w:multiLevelType w:val="hybridMultilevel"/>
    <w:tmpl w:val="D0F8407E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F1093A"/>
    <w:multiLevelType w:val="hybridMultilevel"/>
    <w:tmpl w:val="765E56A8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E7260D"/>
    <w:multiLevelType w:val="hybridMultilevel"/>
    <w:tmpl w:val="C3622EA2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3057F1"/>
    <w:multiLevelType w:val="hybridMultilevel"/>
    <w:tmpl w:val="0B76043E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707083"/>
    <w:multiLevelType w:val="hybridMultilevel"/>
    <w:tmpl w:val="172A01B0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472ACC"/>
    <w:multiLevelType w:val="hybridMultilevel"/>
    <w:tmpl w:val="316EC8FA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54736"/>
    <w:multiLevelType w:val="hybridMultilevel"/>
    <w:tmpl w:val="3FE47382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861D6B"/>
    <w:multiLevelType w:val="hybridMultilevel"/>
    <w:tmpl w:val="B716709E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061A6A"/>
    <w:multiLevelType w:val="hybridMultilevel"/>
    <w:tmpl w:val="FC46AF0C"/>
    <w:lvl w:ilvl="0" w:tplc="54A2304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6A6F78"/>
    <w:multiLevelType w:val="hybridMultilevel"/>
    <w:tmpl w:val="6772E2B8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2A0A94"/>
    <w:multiLevelType w:val="hybridMultilevel"/>
    <w:tmpl w:val="0584ECF0"/>
    <w:lvl w:ilvl="0" w:tplc="54A2304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5C76C2"/>
    <w:multiLevelType w:val="hybridMultilevel"/>
    <w:tmpl w:val="78664100"/>
    <w:lvl w:ilvl="0" w:tplc="4D7039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181E04"/>
    <w:multiLevelType w:val="hybridMultilevel"/>
    <w:tmpl w:val="A364CC20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BA7760"/>
    <w:multiLevelType w:val="hybridMultilevel"/>
    <w:tmpl w:val="52B8BE64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0B1D72"/>
    <w:multiLevelType w:val="hybridMultilevel"/>
    <w:tmpl w:val="41689F64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6618A8"/>
    <w:multiLevelType w:val="hybridMultilevel"/>
    <w:tmpl w:val="1A1283A0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994FEB"/>
    <w:multiLevelType w:val="hybridMultilevel"/>
    <w:tmpl w:val="64AC883E"/>
    <w:lvl w:ilvl="0" w:tplc="54A2304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881702"/>
    <w:multiLevelType w:val="hybridMultilevel"/>
    <w:tmpl w:val="5D3C5E4C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091C20"/>
    <w:multiLevelType w:val="hybridMultilevel"/>
    <w:tmpl w:val="9DC4D9AA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711B22"/>
    <w:multiLevelType w:val="hybridMultilevel"/>
    <w:tmpl w:val="324ACB5E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D66A1C"/>
    <w:multiLevelType w:val="hybridMultilevel"/>
    <w:tmpl w:val="2C74C786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FB0682"/>
    <w:multiLevelType w:val="hybridMultilevel"/>
    <w:tmpl w:val="89FC30E2"/>
    <w:lvl w:ilvl="0" w:tplc="13EC95AC">
      <w:start w:val="1"/>
      <w:numFmt w:val="bullet"/>
      <w:lvlText w:val="☐"/>
      <w:lvlJc w:val="left"/>
      <w:pPr>
        <w:ind w:left="1068" w:hanging="360"/>
      </w:pPr>
      <w:rPr>
        <w:rFonts w:ascii="Aptos" w:hAnsi="Aptos" w:hint="default"/>
      </w:rPr>
    </w:lvl>
    <w:lvl w:ilvl="1" w:tplc="04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31565E1"/>
    <w:multiLevelType w:val="hybridMultilevel"/>
    <w:tmpl w:val="5E683590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B60FBF"/>
    <w:multiLevelType w:val="hybridMultilevel"/>
    <w:tmpl w:val="F398B7B6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A04EC7"/>
    <w:multiLevelType w:val="hybridMultilevel"/>
    <w:tmpl w:val="F806A70A"/>
    <w:lvl w:ilvl="0" w:tplc="54A2304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2167EE"/>
    <w:multiLevelType w:val="hybridMultilevel"/>
    <w:tmpl w:val="C77A1DB8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6373D6"/>
    <w:multiLevelType w:val="hybridMultilevel"/>
    <w:tmpl w:val="8C4A9292"/>
    <w:lvl w:ilvl="0" w:tplc="2BBC1E7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923D80"/>
    <w:multiLevelType w:val="hybridMultilevel"/>
    <w:tmpl w:val="861675D2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E242D4"/>
    <w:multiLevelType w:val="hybridMultilevel"/>
    <w:tmpl w:val="39B8B898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3D737A"/>
    <w:multiLevelType w:val="hybridMultilevel"/>
    <w:tmpl w:val="4B8816EC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D26616"/>
    <w:multiLevelType w:val="hybridMultilevel"/>
    <w:tmpl w:val="19D695CC"/>
    <w:lvl w:ilvl="0" w:tplc="13EC95AC">
      <w:start w:val="1"/>
      <w:numFmt w:val="bullet"/>
      <w:lvlText w:val="☐"/>
      <w:lvlJc w:val="left"/>
      <w:pPr>
        <w:ind w:left="720" w:hanging="360"/>
      </w:pPr>
      <w:rPr>
        <w:rFonts w:ascii="Aptos" w:hAnsi="Apto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233519">
    <w:abstractNumId w:val="12"/>
  </w:num>
  <w:num w:numId="2" w16cid:durableId="514929926">
    <w:abstractNumId w:val="9"/>
  </w:num>
  <w:num w:numId="3" w16cid:durableId="1639147931">
    <w:abstractNumId w:val="18"/>
  </w:num>
  <w:num w:numId="4" w16cid:durableId="525991992">
    <w:abstractNumId w:val="33"/>
  </w:num>
  <w:num w:numId="5" w16cid:durableId="328096546">
    <w:abstractNumId w:val="26"/>
  </w:num>
  <w:num w:numId="6" w16cid:durableId="1546791136">
    <w:abstractNumId w:val="25"/>
  </w:num>
  <w:num w:numId="7" w16cid:durableId="172574112">
    <w:abstractNumId w:val="15"/>
  </w:num>
  <w:num w:numId="8" w16cid:durableId="246041908">
    <w:abstractNumId w:val="37"/>
  </w:num>
  <w:num w:numId="9" w16cid:durableId="1675186463">
    <w:abstractNumId w:val="29"/>
  </w:num>
  <w:num w:numId="10" w16cid:durableId="2128888017">
    <w:abstractNumId w:val="20"/>
  </w:num>
  <w:num w:numId="11" w16cid:durableId="435099381">
    <w:abstractNumId w:val="32"/>
  </w:num>
  <w:num w:numId="12" w16cid:durableId="219754404">
    <w:abstractNumId w:val="24"/>
  </w:num>
  <w:num w:numId="13" w16cid:durableId="769203910">
    <w:abstractNumId w:val="17"/>
  </w:num>
  <w:num w:numId="14" w16cid:durableId="389420842">
    <w:abstractNumId w:val="21"/>
  </w:num>
  <w:num w:numId="15" w16cid:durableId="103040491">
    <w:abstractNumId w:val="3"/>
  </w:num>
  <w:num w:numId="16" w16cid:durableId="1884171407">
    <w:abstractNumId w:val="10"/>
  </w:num>
  <w:num w:numId="17" w16cid:durableId="57675688">
    <w:abstractNumId w:val="28"/>
  </w:num>
  <w:num w:numId="18" w16cid:durableId="448358755">
    <w:abstractNumId w:val="16"/>
  </w:num>
  <w:num w:numId="19" w16cid:durableId="422529840">
    <w:abstractNumId w:val="14"/>
  </w:num>
  <w:num w:numId="20" w16cid:durableId="1979917456">
    <w:abstractNumId w:val="27"/>
  </w:num>
  <w:num w:numId="21" w16cid:durableId="630135502">
    <w:abstractNumId w:val="2"/>
  </w:num>
  <w:num w:numId="22" w16cid:durableId="354814712">
    <w:abstractNumId w:val="1"/>
  </w:num>
  <w:num w:numId="23" w16cid:durableId="1263762853">
    <w:abstractNumId w:val="0"/>
  </w:num>
  <w:num w:numId="24" w16cid:durableId="389034359">
    <w:abstractNumId w:val="30"/>
  </w:num>
  <w:num w:numId="25" w16cid:durableId="537860396">
    <w:abstractNumId w:val="23"/>
  </w:num>
  <w:num w:numId="26" w16cid:durableId="833105399">
    <w:abstractNumId w:val="8"/>
  </w:num>
  <w:num w:numId="27" w16cid:durableId="969554376">
    <w:abstractNumId w:val="7"/>
  </w:num>
  <w:num w:numId="28" w16cid:durableId="1199657934">
    <w:abstractNumId w:val="34"/>
  </w:num>
  <w:num w:numId="29" w16cid:durableId="1276323770">
    <w:abstractNumId w:val="4"/>
  </w:num>
  <w:num w:numId="30" w16cid:durableId="134612575">
    <w:abstractNumId w:val="35"/>
  </w:num>
  <w:num w:numId="31" w16cid:durableId="626542748">
    <w:abstractNumId w:val="19"/>
  </w:num>
  <w:num w:numId="32" w16cid:durableId="32922106">
    <w:abstractNumId w:val="22"/>
  </w:num>
  <w:num w:numId="33" w16cid:durableId="363215825">
    <w:abstractNumId w:val="6"/>
  </w:num>
  <w:num w:numId="34" w16cid:durableId="243493672">
    <w:abstractNumId w:val="13"/>
  </w:num>
  <w:num w:numId="35" w16cid:durableId="859513580">
    <w:abstractNumId w:val="36"/>
  </w:num>
  <w:num w:numId="36" w16cid:durableId="32001994">
    <w:abstractNumId w:val="11"/>
  </w:num>
  <w:num w:numId="37" w16cid:durableId="1163932471">
    <w:abstractNumId w:val="5"/>
  </w:num>
  <w:num w:numId="38" w16cid:durableId="366567185">
    <w:abstractNumId w:val="3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nse Cramer">
    <w15:presenceInfo w15:providerId="Windows Live" w15:userId="f8acfcd14c01cfe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1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4A"/>
    <w:rsid w:val="0000284E"/>
    <w:rsid w:val="0002774A"/>
    <w:rsid w:val="000347C9"/>
    <w:rsid w:val="00043730"/>
    <w:rsid w:val="00044A10"/>
    <w:rsid w:val="00057864"/>
    <w:rsid w:val="00067961"/>
    <w:rsid w:val="000A4B35"/>
    <w:rsid w:val="000A7ABB"/>
    <w:rsid w:val="000C523E"/>
    <w:rsid w:val="000C6BCC"/>
    <w:rsid w:val="000D0FFA"/>
    <w:rsid w:val="000D52B5"/>
    <w:rsid w:val="000D6D0B"/>
    <w:rsid w:val="000E17C6"/>
    <w:rsid w:val="000E23B9"/>
    <w:rsid w:val="00100B03"/>
    <w:rsid w:val="00104A5C"/>
    <w:rsid w:val="00134BE8"/>
    <w:rsid w:val="001364D6"/>
    <w:rsid w:val="0014753F"/>
    <w:rsid w:val="0015257A"/>
    <w:rsid w:val="001565CE"/>
    <w:rsid w:val="00156B49"/>
    <w:rsid w:val="001737A4"/>
    <w:rsid w:val="00180F1A"/>
    <w:rsid w:val="00193B69"/>
    <w:rsid w:val="001A5ED6"/>
    <w:rsid w:val="001B5236"/>
    <w:rsid w:val="001C2994"/>
    <w:rsid w:val="001D5261"/>
    <w:rsid w:val="001E2B8B"/>
    <w:rsid w:val="001F6AB2"/>
    <w:rsid w:val="0021699F"/>
    <w:rsid w:val="00224C6E"/>
    <w:rsid w:val="00235BBC"/>
    <w:rsid w:val="0024271C"/>
    <w:rsid w:val="0024768F"/>
    <w:rsid w:val="002604CC"/>
    <w:rsid w:val="00260B88"/>
    <w:rsid w:val="00264D8D"/>
    <w:rsid w:val="00270F6D"/>
    <w:rsid w:val="0027125D"/>
    <w:rsid w:val="00272843"/>
    <w:rsid w:val="0027608B"/>
    <w:rsid w:val="00285D24"/>
    <w:rsid w:val="002A3A29"/>
    <w:rsid w:val="002B7163"/>
    <w:rsid w:val="002E0156"/>
    <w:rsid w:val="002E1760"/>
    <w:rsid w:val="002E3675"/>
    <w:rsid w:val="002E7A2D"/>
    <w:rsid w:val="002F2593"/>
    <w:rsid w:val="003045CE"/>
    <w:rsid w:val="0030522C"/>
    <w:rsid w:val="003223C2"/>
    <w:rsid w:val="0032273C"/>
    <w:rsid w:val="003243EB"/>
    <w:rsid w:val="0032505C"/>
    <w:rsid w:val="00325069"/>
    <w:rsid w:val="00325081"/>
    <w:rsid w:val="003261AE"/>
    <w:rsid w:val="00326BB4"/>
    <w:rsid w:val="00362436"/>
    <w:rsid w:val="00364492"/>
    <w:rsid w:val="00365E95"/>
    <w:rsid w:val="0037298B"/>
    <w:rsid w:val="00374E07"/>
    <w:rsid w:val="003A3EB3"/>
    <w:rsid w:val="003B381F"/>
    <w:rsid w:val="003B39B4"/>
    <w:rsid w:val="003D385A"/>
    <w:rsid w:val="003D5E58"/>
    <w:rsid w:val="003E74B4"/>
    <w:rsid w:val="003F2A1B"/>
    <w:rsid w:val="003F42E8"/>
    <w:rsid w:val="003F48CE"/>
    <w:rsid w:val="003F6A22"/>
    <w:rsid w:val="00403E88"/>
    <w:rsid w:val="0041501D"/>
    <w:rsid w:val="004234C1"/>
    <w:rsid w:val="004358DD"/>
    <w:rsid w:val="00437157"/>
    <w:rsid w:val="00447BB0"/>
    <w:rsid w:val="0045200F"/>
    <w:rsid w:val="00461ED2"/>
    <w:rsid w:val="00472A70"/>
    <w:rsid w:val="00484D28"/>
    <w:rsid w:val="0048588D"/>
    <w:rsid w:val="00485CB4"/>
    <w:rsid w:val="00485F3C"/>
    <w:rsid w:val="004905B6"/>
    <w:rsid w:val="004A52B1"/>
    <w:rsid w:val="004A7A3D"/>
    <w:rsid w:val="004C112B"/>
    <w:rsid w:val="004C77D8"/>
    <w:rsid w:val="004D35AE"/>
    <w:rsid w:val="004D4ED1"/>
    <w:rsid w:val="00500636"/>
    <w:rsid w:val="005079C8"/>
    <w:rsid w:val="00510F81"/>
    <w:rsid w:val="0052334A"/>
    <w:rsid w:val="00542B9A"/>
    <w:rsid w:val="00543D6A"/>
    <w:rsid w:val="00550507"/>
    <w:rsid w:val="00551F4B"/>
    <w:rsid w:val="00563E2D"/>
    <w:rsid w:val="00570D00"/>
    <w:rsid w:val="00572936"/>
    <w:rsid w:val="00574DB8"/>
    <w:rsid w:val="00586878"/>
    <w:rsid w:val="005955BC"/>
    <w:rsid w:val="00597220"/>
    <w:rsid w:val="005A5515"/>
    <w:rsid w:val="005B0CF9"/>
    <w:rsid w:val="005C198D"/>
    <w:rsid w:val="005C3846"/>
    <w:rsid w:val="005D7913"/>
    <w:rsid w:val="0061723A"/>
    <w:rsid w:val="00617E97"/>
    <w:rsid w:val="00623262"/>
    <w:rsid w:val="006313E3"/>
    <w:rsid w:val="00652221"/>
    <w:rsid w:val="00655A08"/>
    <w:rsid w:val="006565DE"/>
    <w:rsid w:val="006606E3"/>
    <w:rsid w:val="00664BEE"/>
    <w:rsid w:val="0068733C"/>
    <w:rsid w:val="006A289F"/>
    <w:rsid w:val="006A5750"/>
    <w:rsid w:val="006A6984"/>
    <w:rsid w:val="006B3EA0"/>
    <w:rsid w:val="006D646A"/>
    <w:rsid w:val="006F33EA"/>
    <w:rsid w:val="0070325A"/>
    <w:rsid w:val="00703357"/>
    <w:rsid w:val="007034CC"/>
    <w:rsid w:val="0070413B"/>
    <w:rsid w:val="00706781"/>
    <w:rsid w:val="007213FB"/>
    <w:rsid w:val="00751104"/>
    <w:rsid w:val="00757BBF"/>
    <w:rsid w:val="00762DD2"/>
    <w:rsid w:val="00785E8B"/>
    <w:rsid w:val="00786703"/>
    <w:rsid w:val="007923CE"/>
    <w:rsid w:val="007A0F64"/>
    <w:rsid w:val="007B40CD"/>
    <w:rsid w:val="007B67FA"/>
    <w:rsid w:val="007C7D35"/>
    <w:rsid w:val="007E1B64"/>
    <w:rsid w:val="007E4681"/>
    <w:rsid w:val="007E7B91"/>
    <w:rsid w:val="00801B58"/>
    <w:rsid w:val="0080463E"/>
    <w:rsid w:val="00812214"/>
    <w:rsid w:val="00817557"/>
    <w:rsid w:val="00824EDE"/>
    <w:rsid w:val="008253C7"/>
    <w:rsid w:val="00833C66"/>
    <w:rsid w:val="00845996"/>
    <w:rsid w:val="0085723A"/>
    <w:rsid w:val="0087389A"/>
    <w:rsid w:val="00874139"/>
    <w:rsid w:val="00882960"/>
    <w:rsid w:val="0088653A"/>
    <w:rsid w:val="008929BA"/>
    <w:rsid w:val="00892AA2"/>
    <w:rsid w:val="00893867"/>
    <w:rsid w:val="00897A01"/>
    <w:rsid w:val="008A1D1A"/>
    <w:rsid w:val="008B0EC3"/>
    <w:rsid w:val="008B5C34"/>
    <w:rsid w:val="008E0E37"/>
    <w:rsid w:val="008F29A3"/>
    <w:rsid w:val="008F4AA3"/>
    <w:rsid w:val="009016F4"/>
    <w:rsid w:val="00902DD9"/>
    <w:rsid w:val="00904B81"/>
    <w:rsid w:val="00913A42"/>
    <w:rsid w:val="00915E39"/>
    <w:rsid w:val="009264B1"/>
    <w:rsid w:val="00927E37"/>
    <w:rsid w:val="00930136"/>
    <w:rsid w:val="009416DC"/>
    <w:rsid w:val="00950EC3"/>
    <w:rsid w:val="00954DD1"/>
    <w:rsid w:val="00966A47"/>
    <w:rsid w:val="00981859"/>
    <w:rsid w:val="00981FCB"/>
    <w:rsid w:val="00987B2D"/>
    <w:rsid w:val="009955A8"/>
    <w:rsid w:val="009A4AA5"/>
    <w:rsid w:val="009A5F95"/>
    <w:rsid w:val="009A7062"/>
    <w:rsid w:val="009D5762"/>
    <w:rsid w:val="009F0AB5"/>
    <w:rsid w:val="009F3678"/>
    <w:rsid w:val="009F716C"/>
    <w:rsid w:val="00A04243"/>
    <w:rsid w:val="00A0576B"/>
    <w:rsid w:val="00A060BB"/>
    <w:rsid w:val="00A153B2"/>
    <w:rsid w:val="00A270F5"/>
    <w:rsid w:val="00A369DB"/>
    <w:rsid w:val="00A400B8"/>
    <w:rsid w:val="00A43363"/>
    <w:rsid w:val="00A50617"/>
    <w:rsid w:val="00A52D11"/>
    <w:rsid w:val="00A53133"/>
    <w:rsid w:val="00A531B3"/>
    <w:rsid w:val="00A66648"/>
    <w:rsid w:val="00A712BD"/>
    <w:rsid w:val="00A742EB"/>
    <w:rsid w:val="00A7713E"/>
    <w:rsid w:val="00A86295"/>
    <w:rsid w:val="00A92416"/>
    <w:rsid w:val="00A933E8"/>
    <w:rsid w:val="00AA0B04"/>
    <w:rsid w:val="00AA1963"/>
    <w:rsid w:val="00AA2F3D"/>
    <w:rsid w:val="00AB33DA"/>
    <w:rsid w:val="00AC2970"/>
    <w:rsid w:val="00AC73BF"/>
    <w:rsid w:val="00AD0666"/>
    <w:rsid w:val="00AD4650"/>
    <w:rsid w:val="00AD6BFD"/>
    <w:rsid w:val="00AE3346"/>
    <w:rsid w:val="00AF46C7"/>
    <w:rsid w:val="00B02C4D"/>
    <w:rsid w:val="00B15B2B"/>
    <w:rsid w:val="00B210E1"/>
    <w:rsid w:val="00B3148C"/>
    <w:rsid w:val="00B338D3"/>
    <w:rsid w:val="00B409F4"/>
    <w:rsid w:val="00B45B6C"/>
    <w:rsid w:val="00B4726C"/>
    <w:rsid w:val="00B576E7"/>
    <w:rsid w:val="00B6102D"/>
    <w:rsid w:val="00B645BB"/>
    <w:rsid w:val="00B6463A"/>
    <w:rsid w:val="00B651F3"/>
    <w:rsid w:val="00B65EDD"/>
    <w:rsid w:val="00B71BFE"/>
    <w:rsid w:val="00B77A39"/>
    <w:rsid w:val="00B84BE0"/>
    <w:rsid w:val="00BA0EDB"/>
    <w:rsid w:val="00BA6CE0"/>
    <w:rsid w:val="00BB719E"/>
    <w:rsid w:val="00BB7400"/>
    <w:rsid w:val="00BD7670"/>
    <w:rsid w:val="00BE3A53"/>
    <w:rsid w:val="00BE4E80"/>
    <w:rsid w:val="00C043B4"/>
    <w:rsid w:val="00C23015"/>
    <w:rsid w:val="00C3105A"/>
    <w:rsid w:val="00C31D26"/>
    <w:rsid w:val="00C323C4"/>
    <w:rsid w:val="00C33E84"/>
    <w:rsid w:val="00C34671"/>
    <w:rsid w:val="00C44A00"/>
    <w:rsid w:val="00C63E4F"/>
    <w:rsid w:val="00C723B5"/>
    <w:rsid w:val="00C77AF2"/>
    <w:rsid w:val="00C82DFF"/>
    <w:rsid w:val="00C867A1"/>
    <w:rsid w:val="00C91624"/>
    <w:rsid w:val="00C93619"/>
    <w:rsid w:val="00CB14C7"/>
    <w:rsid w:val="00CB150A"/>
    <w:rsid w:val="00CC6863"/>
    <w:rsid w:val="00CD7BD0"/>
    <w:rsid w:val="00D10E67"/>
    <w:rsid w:val="00D246B2"/>
    <w:rsid w:val="00D25563"/>
    <w:rsid w:val="00D33B28"/>
    <w:rsid w:val="00D36E31"/>
    <w:rsid w:val="00D4390E"/>
    <w:rsid w:val="00D44222"/>
    <w:rsid w:val="00D47C31"/>
    <w:rsid w:val="00D539B4"/>
    <w:rsid w:val="00D5465E"/>
    <w:rsid w:val="00D64ABD"/>
    <w:rsid w:val="00D70264"/>
    <w:rsid w:val="00D71BCC"/>
    <w:rsid w:val="00D74BB2"/>
    <w:rsid w:val="00D753FA"/>
    <w:rsid w:val="00D84C29"/>
    <w:rsid w:val="00D867EB"/>
    <w:rsid w:val="00DC1938"/>
    <w:rsid w:val="00DC4BC5"/>
    <w:rsid w:val="00DE1EF7"/>
    <w:rsid w:val="00DE2E68"/>
    <w:rsid w:val="00DE7D77"/>
    <w:rsid w:val="00DF288D"/>
    <w:rsid w:val="00E03F7B"/>
    <w:rsid w:val="00E14FF0"/>
    <w:rsid w:val="00E23452"/>
    <w:rsid w:val="00E302D3"/>
    <w:rsid w:val="00E34561"/>
    <w:rsid w:val="00E415AB"/>
    <w:rsid w:val="00E57786"/>
    <w:rsid w:val="00E601D4"/>
    <w:rsid w:val="00E71AFD"/>
    <w:rsid w:val="00E71C03"/>
    <w:rsid w:val="00E76D7C"/>
    <w:rsid w:val="00E87335"/>
    <w:rsid w:val="00E95BAA"/>
    <w:rsid w:val="00E97690"/>
    <w:rsid w:val="00EA2588"/>
    <w:rsid w:val="00EA4413"/>
    <w:rsid w:val="00EA4C74"/>
    <w:rsid w:val="00EB28BE"/>
    <w:rsid w:val="00EB3271"/>
    <w:rsid w:val="00EC3726"/>
    <w:rsid w:val="00ED25E3"/>
    <w:rsid w:val="00EF105B"/>
    <w:rsid w:val="00EF495D"/>
    <w:rsid w:val="00F10273"/>
    <w:rsid w:val="00F15A5D"/>
    <w:rsid w:val="00F2529D"/>
    <w:rsid w:val="00F25727"/>
    <w:rsid w:val="00F32B53"/>
    <w:rsid w:val="00F34FCA"/>
    <w:rsid w:val="00F40686"/>
    <w:rsid w:val="00F4312F"/>
    <w:rsid w:val="00F471BA"/>
    <w:rsid w:val="00F53E8A"/>
    <w:rsid w:val="00F65811"/>
    <w:rsid w:val="00F73D1E"/>
    <w:rsid w:val="00FA55CD"/>
    <w:rsid w:val="00FB526D"/>
    <w:rsid w:val="00FB61AE"/>
    <w:rsid w:val="00FB72D4"/>
    <w:rsid w:val="00FC1C7B"/>
    <w:rsid w:val="00FC5007"/>
    <w:rsid w:val="00FC687F"/>
    <w:rsid w:val="00FD057C"/>
    <w:rsid w:val="00FD36F8"/>
    <w:rsid w:val="00FD5B8D"/>
    <w:rsid w:val="00FF59D6"/>
    <w:rsid w:val="00FF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C08ED"/>
  <w15:chartTrackingRefBased/>
  <w15:docId w15:val="{E808D622-8B25-4B1E-B42D-5E79D7304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29D"/>
  </w:style>
  <w:style w:type="paragraph" w:styleId="Heading1">
    <w:name w:val="heading 1"/>
    <w:basedOn w:val="Normal"/>
    <w:next w:val="Normal"/>
    <w:link w:val="Heading1Char"/>
    <w:uiPriority w:val="9"/>
    <w:qFormat/>
    <w:rsid w:val="00027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7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7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4A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6172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19</Pages>
  <Words>2508</Words>
  <Characters>12996</Characters>
  <Application>Microsoft Office Word</Application>
  <DocSecurity>0</DocSecurity>
  <Lines>499</Lines>
  <Paragraphs>484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Rinse Cramer</dc:creator>
  <cp:keywords/>
  <dc:description/>
  <cp:lastModifiedBy>Rinse Cramer</cp:lastModifiedBy>
  <cp:revision>157</cp:revision>
  <dcterms:created xsi:type="dcterms:W3CDTF">2025-11-05T21:24:00Z</dcterms:created>
  <dcterms:modified xsi:type="dcterms:W3CDTF">2025-12-19T11:27:00Z</dcterms:modified>
</cp:coreProperties>
</file>