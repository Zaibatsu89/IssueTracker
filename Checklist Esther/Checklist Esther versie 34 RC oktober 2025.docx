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9C1A" w14:textId="66B11D15" w:rsidR="006E4A02" w:rsidRPr="00EE7E38" w:rsidRDefault="00DB2532">
      <w:pPr>
        <w:rPr>
          <w:sz w:val="18"/>
          <w:szCs w:val="18"/>
        </w:rPr>
      </w:pPr>
      <w:r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B31CAE2" wp14:editId="7191EA7E">
                <wp:simplePos x="0" y="0"/>
                <wp:positionH relativeFrom="column">
                  <wp:posOffset>-576397</wp:posOffset>
                </wp:positionH>
                <wp:positionV relativeFrom="page">
                  <wp:posOffset>6670545</wp:posOffset>
                </wp:positionV>
                <wp:extent cx="401163" cy="217117"/>
                <wp:effectExtent l="0" t="0" r="0" b="0"/>
                <wp:wrapNone/>
                <wp:docPr id="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163" cy="21711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88C33F" w14:textId="77777777" w:rsidR="00DB2532" w:rsidRPr="004C3C7D" w:rsidRDefault="00DB2532" w:rsidP="00DB253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C3C7D">
                              <w:rPr>
                                <w:sz w:val="18"/>
                                <w:szCs w:val="18"/>
                              </w:rPr>
                              <w:t>Effort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Pr="004C3C7D">
                              <w:rPr>
                                <w:sz w:val="18"/>
                                <w:szCs w:val="18"/>
                              </w:rPr>
                              <w:t xml:space="preserve">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1CAE2" id="Rectangle 2" o:spid="_x0000_s1026" style="position:absolute;margin-left:-45.4pt;margin-top:525.25pt;width:31.6pt;height:17.1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" fillcolor="window" stroked="f" strokeweight="1pt">
                <v:textbox inset="1mm,1mm,1mm,1mm">
                  <w:txbxContent>
                    <w:p w14:paraId="0388C33F" w14:textId="77777777" w:rsidR="00DB2532" w:rsidRPr="004C3C7D" w:rsidRDefault="00DB2532" w:rsidP="00DB253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C3C7D">
                        <w:rPr>
                          <w:sz w:val="18"/>
                          <w:szCs w:val="18"/>
                        </w:rPr>
                        <w:t>Effort</w:t>
                      </w:r>
                      <w:r>
                        <w:rPr>
                          <w:sz w:val="18"/>
                          <w:szCs w:val="18"/>
                        </w:rPr>
                        <w:t>:</w:t>
                      </w:r>
                      <w:r w:rsidRPr="004C3C7D">
                        <w:rPr>
                          <w:sz w:val="18"/>
                          <w:szCs w:val="18"/>
                        </w:rPr>
                        <w:t xml:space="preserve">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A595D74" wp14:editId="5A5B6D84">
                <wp:simplePos x="0" y="0"/>
                <wp:positionH relativeFrom="column">
                  <wp:posOffset>-560070</wp:posOffset>
                </wp:positionH>
                <wp:positionV relativeFrom="page">
                  <wp:posOffset>9006840</wp:posOffset>
                </wp:positionV>
                <wp:extent cx="359410" cy="269875"/>
                <wp:effectExtent l="0" t="0" r="21590" b="15875"/>
                <wp:wrapNone/>
                <wp:docPr id="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269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A4DD7F" w14:textId="77777777" w:rsidR="00DB2532" w:rsidRPr="00B07C85" w:rsidRDefault="00DB2532" w:rsidP="00DB2532">
                            <w:pPr>
                              <w:jc w:val="center"/>
                            </w:pPr>
                            <w:r>
                              <w:t>.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95D74" id="_x0000_s1027" style="position:absolute;margin-left:-44.1pt;margin-top:709.2pt;width:28.3pt;height:21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" fillcolor="window" strokecolor="windowText" strokeweight="1pt">
                <v:textbox inset="1mm,1mm,1mm,1mm">
                  <w:txbxContent>
                    <w:p w14:paraId="69A4DD7F" w14:textId="77777777" w:rsidR="00DB2532" w:rsidRPr="00B07C85" w:rsidRDefault="00DB2532" w:rsidP="00DB2532">
                      <w:pPr>
                        <w:jc w:val="center"/>
                      </w:pPr>
                      <w:r>
                        <w:t>.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D2D9518" wp14:editId="47AD31C7">
                <wp:simplePos x="0" y="0"/>
                <wp:positionH relativeFrom="column">
                  <wp:posOffset>-576397</wp:posOffset>
                </wp:positionH>
                <wp:positionV relativeFrom="page">
                  <wp:posOffset>8784355</wp:posOffset>
                </wp:positionV>
                <wp:extent cx="401163" cy="217117"/>
                <wp:effectExtent l="0" t="0" r="0" b="0"/>
                <wp:wrapNone/>
                <wp:docPr id="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163" cy="21711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540D23" w14:textId="53EACB22" w:rsidR="00DB2532" w:rsidRPr="004C3C7D" w:rsidRDefault="00DB2532" w:rsidP="00DB253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Stop:</w:t>
                            </w:r>
                            <w:r w:rsidRPr="004C3C7D">
                              <w:rPr>
                                <w:sz w:val="18"/>
                                <w:szCs w:val="18"/>
                              </w:rPr>
                              <w:t xml:space="preserve">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D9518" id="_x0000_s1028" style="position:absolute;margin-left:-45.4pt;margin-top:691.7pt;width:31.6pt;height:17.1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" fillcolor="window" stroked="f" strokeweight="1pt">
                <v:textbox inset="1mm,1mm,1mm,1mm">
                  <w:txbxContent>
                    <w:p w14:paraId="40540D23" w14:textId="53EACB22" w:rsidR="00DB2532" w:rsidRPr="004C3C7D" w:rsidRDefault="00DB2532" w:rsidP="00DB253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Stop:</w:t>
                      </w:r>
                      <w:r w:rsidRPr="004C3C7D">
                        <w:rPr>
                          <w:sz w:val="18"/>
                          <w:szCs w:val="18"/>
                        </w:rPr>
                        <w:t xml:space="preserve">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BCE3409" wp14:editId="5E521FB1">
                <wp:simplePos x="0" y="0"/>
                <wp:positionH relativeFrom="column">
                  <wp:posOffset>-576397</wp:posOffset>
                </wp:positionH>
                <wp:positionV relativeFrom="page">
                  <wp:posOffset>5426484</wp:posOffset>
                </wp:positionV>
                <wp:extent cx="401163" cy="217117"/>
                <wp:effectExtent l="0" t="0" r="0" b="0"/>
                <wp:wrapNone/>
                <wp:docPr id="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163" cy="21711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D049A7" w14:textId="77777777" w:rsidR="00DB2532" w:rsidRPr="004C3C7D" w:rsidRDefault="00DB2532" w:rsidP="00DB253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C3C7D">
                              <w:rPr>
                                <w:sz w:val="18"/>
                                <w:szCs w:val="18"/>
                              </w:rPr>
                              <w:t>Effort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Pr="004C3C7D">
                              <w:rPr>
                                <w:sz w:val="18"/>
                                <w:szCs w:val="18"/>
                              </w:rPr>
                              <w:t xml:space="preserve">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E3409" id="_x0000_s1029" style="position:absolute;margin-left:-45.4pt;margin-top:427.3pt;width:31.6pt;height:17.1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" fillcolor="window" stroked="f" strokeweight="1pt">
                <v:textbox inset="1mm,1mm,1mm,1mm">
                  <w:txbxContent>
                    <w:p w14:paraId="6DD049A7" w14:textId="77777777" w:rsidR="00DB2532" w:rsidRPr="004C3C7D" w:rsidRDefault="00DB2532" w:rsidP="00DB253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C3C7D">
                        <w:rPr>
                          <w:sz w:val="18"/>
                          <w:szCs w:val="18"/>
                        </w:rPr>
                        <w:t>Effort</w:t>
                      </w:r>
                      <w:r>
                        <w:rPr>
                          <w:sz w:val="18"/>
                          <w:szCs w:val="18"/>
                        </w:rPr>
                        <w:t>:</w:t>
                      </w:r>
                      <w:r w:rsidRPr="004C3C7D">
                        <w:rPr>
                          <w:sz w:val="18"/>
                          <w:szCs w:val="18"/>
                        </w:rPr>
                        <w:t xml:space="preserve">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4AA41E3" wp14:editId="0F96AEE8">
                <wp:simplePos x="0" y="0"/>
                <wp:positionH relativeFrom="column">
                  <wp:posOffset>-579668</wp:posOffset>
                </wp:positionH>
                <wp:positionV relativeFrom="page">
                  <wp:posOffset>552937</wp:posOffset>
                </wp:positionV>
                <wp:extent cx="401163" cy="217117"/>
                <wp:effectExtent l="0" t="0" r="0" b="0"/>
                <wp:wrapNone/>
                <wp:docPr id="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163" cy="21711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4DDBD0" w14:textId="3F31E6E7" w:rsidR="00DB2532" w:rsidRPr="004C3C7D" w:rsidRDefault="00DB2532" w:rsidP="00DB253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Start:</w:t>
                            </w:r>
                            <w:r w:rsidRPr="004C3C7D">
                              <w:rPr>
                                <w:sz w:val="18"/>
                                <w:szCs w:val="18"/>
                              </w:rPr>
                              <w:t xml:space="preserve">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A41E3" id="_x0000_s1030" style="position:absolute;margin-left:-45.65pt;margin-top:43.55pt;width:31.6pt;height:17.1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" fillcolor="window" stroked="f" strokeweight="1pt">
                <v:textbox inset="1mm,1mm,1mm,1mm">
                  <w:txbxContent>
                    <w:p w14:paraId="594DDBD0" w14:textId="3F31E6E7" w:rsidR="00DB2532" w:rsidRPr="004C3C7D" w:rsidRDefault="00DB2532" w:rsidP="00DB253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Start:</w:t>
                      </w:r>
                      <w:r w:rsidRPr="004C3C7D">
                        <w:rPr>
                          <w:sz w:val="18"/>
                          <w:szCs w:val="18"/>
                        </w:rPr>
                        <w:t xml:space="preserve">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4C3C7D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C8087D7" wp14:editId="22C0B973">
                <wp:simplePos x="0" y="0"/>
                <wp:positionH relativeFrom="column">
                  <wp:posOffset>-576119</wp:posOffset>
                </wp:positionH>
                <wp:positionV relativeFrom="page">
                  <wp:posOffset>3729276</wp:posOffset>
                </wp:positionV>
                <wp:extent cx="401163" cy="217117"/>
                <wp:effectExtent l="0" t="0" r="0" b="0"/>
                <wp:wrapNone/>
                <wp:docPr id="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163" cy="21711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4E8ABE" w14:textId="77777777" w:rsidR="004C3C7D" w:rsidRPr="004C3C7D" w:rsidRDefault="004C3C7D" w:rsidP="004C3C7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C3C7D">
                              <w:rPr>
                                <w:sz w:val="18"/>
                                <w:szCs w:val="18"/>
                              </w:rPr>
                              <w:t>Effort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Pr="004C3C7D">
                              <w:rPr>
                                <w:sz w:val="18"/>
                                <w:szCs w:val="18"/>
                              </w:rPr>
                              <w:t xml:space="preserve">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087D7" id="_x0000_s1031" style="position:absolute;margin-left:-45.35pt;margin-top:293.65pt;width:31.6pt;height:17.1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" fillcolor="window" stroked="f" strokeweight="1pt">
                <v:textbox inset="1mm,1mm,1mm,1mm">
                  <w:txbxContent>
                    <w:p w14:paraId="124E8ABE" w14:textId="77777777" w:rsidR="004C3C7D" w:rsidRPr="004C3C7D" w:rsidRDefault="004C3C7D" w:rsidP="004C3C7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C3C7D">
                        <w:rPr>
                          <w:sz w:val="18"/>
                          <w:szCs w:val="18"/>
                        </w:rPr>
                        <w:t>Effort</w:t>
                      </w:r>
                      <w:r>
                        <w:rPr>
                          <w:sz w:val="18"/>
                          <w:szCs w:val="18"/>
                        </w:rPr>
                        <w:t>:</w:t>
                      </w:r>
                      <w:r w:rsidRPr="004C3C7D">
                        <w:rPr>
                          <w:sz w:val="18"/>
                          <w:szCs w:val="18"/>
                        </w:rPr>
                        <w:t xml:space="preserve">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4C3C7D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11A8C8A" wp14:editId="569728F9">
                <wp:simplePos x="0" y="0"/>
                <wp:positionH relativeFrom="column">
                  <wp:posOffset>-573562</wp:posOffset>
                </wp:positionH>
                <wp:positionV relativeFrom="page">
                  <wp:posOffset>1106457</wp:posOffset>
                </wp:positionV>
                <wp:extent cx="401163" cy="217117"/>
                <wp:effectExtent l="0" t="0" r="0" b="0"/>
                <wp:wrapNone/>
                <wp:docPr id="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163" cy="21711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A44758" w14:textId="4ADB698E" w:rsidR="004C3C7D" w:rsidRPr="004C3C7D" w:rsidRDefault="004C3C7D" w:rsidP="004C3C7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C3C7D">
                              <w:rPr>
                                <w:sz w:val="18"/>
                                <w:szCs w:val="18"/>
                              </w:rPr>
                              <w:t>Effort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Pr="004C3C7D">
                              <w:rPr>
                                <w:sz w:val="18"/>
                                <w:szCs w:val="18"/>
                              </w:rPr>
                              <w:t xml:space="preserve">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A8C8A" id="_x0000_s1032" style="position:absolute;margin-left:-45.15pt;margin-top:87.1pt;width:31.6pt;height:17.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" fillcolor="window" stroked="f" strokeweight="1pt">
                <v:textbox inset="1mm,1mm,1mm,1mm">
                  <w:txbxContent>
                    <w:p w14:paraId="33A44758" w14:textId="4ADB698E" w:rsidR="004C3C7D" w:rsidRPr="004C3C7D" w:rsidRDefault="004C3C7D" w:rsidP="004C3C7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C3C7D">
                        <w:rPr>
                          <w:sz w:val="18"/>
                          <w:szCs w:val="18"/>
                        </w:rPr>
                        <w:t>Effort</w:t>
                      </w:r>
                      <w:r>
                        <w:rPr>
                          <w:sz w:val="18"/>
                          <w:szCs w:val="18"/>
                        </w:rPr>
                        <w:t>:</w:t>
                      </w:r>
                      <w:r w:rsidRPr="004C3C7D">
                        <w:rPr>
                          <w:sz w:val="18"/>
                          <w:szCs w:val="18"/>
                        </w:rPr>
                        <w:t xml:space="preserve">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5C0BC9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27BFFBA" wp14:editId="000BBB24">
                <wp:simplePos x="0" y="0"/>
                <wp:positionH relativeFrom="column">
                  <wp:posOffset>964331</wp:posOffset>
                </wp:positionH>
                <wp:positionV relativeFrom="margin">
                  <wp:posOffset>30981</wp:posOffset>
                </wp:positionV>
                <wp:extent cx="2808505" cy="204236"/>
                <wp:effectExtent l="0" t="0" r="11430" b="24765"/>
                <wp:wrapNone/>
                <wp:docPr id="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505" cy="2042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B8FFC1" w14:textId="5415FFA3" w:rsidR="005C0BC9" w:rsidRPr="005C0BC9" w:rsidRDefault="005C0BC9" w:rsidP="005C0BC9">
                            <w:pPr>
                              <w:rPr>
                                <w:sz w:val="14"/>
                              </w:rPr>
                            </w:pPr>
                            <w:r w:rsidRPr="005C0BC9">
                              <w:rPr>
                                <w:sz w:val="14"/>
                              </w:rPr>
                              <w:t>Titel: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BFFBA" id="_x0000_s1033" style="position:absolute;margin-left:75.95pt;margin-top:2.45pt;width:221.15pt;height:16.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" fillcolor="window" strokecolor="windowText" strokeweight="1pt">
                <v:textbox>
                  <w:txbxContent>
                    <w:p w14:paraId="04B8FFC1" w14:textId="5415FFA3" w:rsidR="005C0BC9" w:rsidRPr="005C0BC9" w:rsidRDefault="005C0BC9" w:rsidP="005C0BC9">
                      <w:pPr>
                        <w:rPr>
                          <w:sz w:val="14"/>
                        </w:rPr>
                      </w:pPr>
                      <w:r w:rsidRPr="005C0BC9">
                        <w:rPr>
                          <w:sz w:val="14"/>
                        </w:rPr>
                        <w:t>Titel:</w:t>
                      </w:r>
                    </w:p>
                  </w:txbxContent>
                </v:textbox>
                <w10:wrap anchory="margin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FAFACC2" wp14:editId="5D171005">
                <wp:simplePos x="0" y="0"/>
                <wp:positionH relativeFrom="column">
                  <wp:posOffset>344471</wp:posOffset>
                </wp:positionH>
                <wp:positionV relativeFrom="topMargin">
                  <wp:align>bottom</wp:align>
                </wp:positionV>
                <wp:extent cx="691816" cy="270000"/>
                <wp:effectExtent l="0" t="0" r="13335" b="15875"/>
                <wp:wrapNone/>
                <wp:docPr id="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816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CC7EE7" w14:textId="42A75E4F" w:rsidR="005C0BC9" w:rsidRPr="00B07C85" w:rsidRDefault="005C0BC9" w:rsidP="005C0BC9">
                            <w:pPr>
                              <w:jc w:val="center"/>
                            </w:pPr>
                            <w:r>
                              <w:t>. . . . - . . . .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FACC2" id="_x0000_s1034" style="position:absolute;margin-left:27.1pt;margin-top:0;width:54.45pt;height:21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" fillcolor="window" strokecolor="windowText" strokeweight="1pt">
                <v:textbox inset="1mm,1mm,1mm,1mm">
                  <w:txbxContent>
                    <w:p w14:paraId="55CC7EE7" w14:textId="42A75E4F" w:rsidR="005C0BC9" w:rsidRPr="00B07C85" w:rsidRDefault="005C0BC9" w:rsidP="005C0BC9">
                      <w:pPr>
                        <w:jc w:val="center"/>
                      </w:pPr>
                      <w:r>
                        <w:t>. . . . - . . . . .....</w:t>
                      </w:r>
                    </w:p>
                  </w:txbxContent>
                </v:textbox>
                <w10:wrap anchory="margin"/>
              </v:rect>
            </w:pict>
          </mc:Fallback>
        </mc:AlternateContent>
      </w:r>
      <w:r w:rsidR="005C0BC9" w:rsidRPr="00EE7E38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5A0B0A" wp14:editId="58CE75A5">
                <wp:simplePos x="0" y="0"/>
                <wp:positionH relativeFrom="column">
                  <wp:posOffset>1235041</wp:posOffset>
                </wp:positionH>
                <wp:positionV relativeFrom="paragraph">
                  <wp:posOffset>-305903</wp:posOffset>
                </wp:positionV>
                <wp:extent cx="2538663" cy="281940"/>
                <wp:effectExtent l="0" t="0" r="14605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663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71C56" w14:textId="38F8681B" w:rsidR="00A94AF9" w:rsidRPr="005C0BC9" w:rsidRDefault="00A94AF9" w:rsidP="00A94AF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5C0BC9">
                              <w:rPr>
                                <w:sz w:val="18"/>
                              </w:rPr>
                              <w:t>Bepaal v</w:t>
                            </w:r>
                            <w:r w:rsidR="00C54094" w:rsidRPr="005C0BC9">
                              <w:rPr>
                                <w:sz w:val="18"/>
                              </w:rPr>
                              <w:t>oordat je begint</w:t>
                            </w:r>
                            <w:r w:rsidRPr="005C0BC9">
                              <w:rPr>
                                <w:sz w:val="18"/>
                              </w:rPr>
                              <w:t xml:space="preserve"> een ruwe effort schatting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A0B0A" id="_x0000_s1035" style="position:absolute;margin-left:97.25pt;margin-top:-24.1pt;width:199.9pt;height:2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" fillcolor="white [3201]" strokecolor="black [3200]" strokeweight="1pt">
                <v:textbox>
                  <w:txbxContent>
                    <w:p w14:paraId="78771C56" w14:textId="38F8681B" w:rsidR="00A94AF9" w:rsidRPr="005C0BC9" w:rsidRDefault="00A94AF9" w:rsidP="00A94AF9">
                      <w:pPr>
                        <w:jc w:val="center"/>
                        <w:rPr>
                          <w:sz w:val="18"/>
                        </w:rPr>
                      </w:pPr>
                      <w:r w:rsidRPr="005C0BC9">
                        <w:rPr>
                          <w:sz w:val="18"/>
                        </w:rPr>
                        <w:t>Bepaal v</w:t>
                      </w:r>
                      <w:r w:rsidR="00C54094" w:rsidRPr="005C0BC9">
                        <w:rPr>
                          <w:sz w:val="18"/>
                        </w:rPr>
                        <w:t>oordat je begint</w:t>
                      </w:r>
                      <w:r w:rsidRPr="005C0BC9">
                        <w:rPr>
                          <w:sz w:val="18"/>
                        </w:rPr>
                        <w:t xml:space="preserve"> een ruwe effort schatting</w:t>
                      </w:r>
                    </w:p>
                  </w:txbxContent>
                </v:textbox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FB79944" wp14:editId="03841CA7">
                <wp:simplePos x="0" y="0"/>
                <wp:positionH relativeFrom="column">
                  <wp:posOffset>-544663</wp:posOffset>
                </wp:positionH>
                <wp:positionV relativeFrom="topMargin">
                  <wp:posOffset>74295</wp:posOffset>
                </wp:positionV>
                <wp:extent cx="720000" cy="270000"/>
                <wp:effectExtent l="0" t="0" r="23495" b="15875"/>
                <wp:wrapNone/>
                <wp:docPr id="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E892DD" w14:textId="22622868" w:rsidR="00231855" w:rsidRPr="00B07C85" w:rsidRDefault="00231855" w:rsidP="00231855">
                            <w:pPr>
                              <w:jc w:val="center"/>
                            </w:pPr>
                            <w:r>
                              <w:t>. . - . . -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79944" id="_x0000_s1036" style="position:absolute;margin-left:-42.9pt;margin-top:5.85pt;width:56.7pt;height:21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" fillcolor="window" strokecolor="windowText" strokeweight="1pt">
                <v:textbox inset="1mm,1mm,1mm,1mm">
                  <w:txbxContent>
                    <w:p w14:paraId="1CE892DD" w14:textId="22622868" w:rsidR="00231855" w:rsidRPr="00B07C85" w:rsidRDefault="00231855" w:rsidP="00231855">
                      <w:pPr>
                        <w:jc w:val="center"/>
                      </w:pPr>
                      <w:r>
                        <w:t>. . - . . - . .  .....</w:t>
                      </w:r>
                    </w:p>
                  </w:txbxContent>
                </v:textbox>
                <w10:wrap anchory="margin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1D23813" wp14:editId="7E4BE0BF">
                <wp:simplePos x="0" y="0"/>
                <wp:positionH relativeFrom="column">
                  <wp:posOffset>-561206</wp:posOffset>
                </wp:positionH>
                <wp:positionV relativeFrom="page">
                  <wp:posOffset>8189127</wp:posOffset>
                </wp:positionV>
                <wp:extent cx="360000" cy="270000"/>
                <wp:effectExtent l="0" t="0" r="21590" b="15875"/>
                <wp:wrapNone/>
                <wp:docPr id="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11128E" w14:textId="0587A0B4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5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23813" id="_x0000_s1037" style="position:absolute;margin-left:-44.2pt;margin-top:644.8pt;width:28.35pt;height:21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" fillcolor="window" strokecolor="windowText" strokeweight="1pt">
                <v:textbox inset="1mm,1mm,1mm,1mm">
                  <w:txbxContent>
                    <w:p w14:paraId="3E11128E" w14:textId="0587A0B4" w:rsidR="00231855" w:rsidRPr="00B07C85" w:rsidRDefault="00DB2532" w:rsidP="00231855">
                      <w:pPr>
                        <w:jc w:val="center"/>
                      </w:pPr>
                      <w:r>
                        <w:t>5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9A68FA2" wp14:editId="3FF9F46D">
                <wp:simplePos x="0" y="0"/>
                <wp:positionH relativeFrom="column">
                  <wp:posOffset>-566921</wp:posOffset>
                </wp:positionH>
                <wp:positionV relativeFrom="page">
                  <wp:posOffset>7870291</wp:posOffset>
                </wp:positionV>
                <wp:extent cx="360000" cy="270000"/>
                <wp:effectExtent l="0" t="0" r="21590" b="15875"/>
                <wp:wrapNone/>
                <wp:docPr id="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0A3D81" w14:textId="67BC4721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4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68FA2" id="_x0000_s1038" style="position:absolute;margin-left:-44.65pt;margin-top:619.7pt;width:28.35pt;height:21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" fillcolor="window" strokecolor="windowText" strokeweight="1pt">
                <v:textbox inset="1mm,1mm,1mm,1mm">
                  <w:txbxContent>
                    <w:p w14:paraId="430A3D81" w14:textId="67BC4721" w:rsidR="00231855" w:rsidRPr="00B07C85" w:rsidRDefault="00DB2532" w:rsidP="00231855">
                      <w:pPr>
                        <w:jc w:val="center"/>
                      </w:pPr>
                      <w:r>
                        <w:t>4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CE2478D" wp14:editId="7322C8F2">
                <wp:simplePos x="0" y="0"/>
                <wp:positionH relativeFrom="column">
                  <wp:posOffset>-566921</wp:posOffset>
                </wp:positionH>
                <wp:positionV relativeFrom="page">
                  <wp:posOffset>7550852</wp:posOffset>
                </wp:positionV>
                <wp:extent cx="360000" cy="270000"/>
                <wp:effectExtent l="0" t="0" r="21590" b="15875"/>
                <wp:wrapNone/>
                <wp:docPr id="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3985E0" w14:textId="186FBEFB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3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2478D" id="_x0000_s1039" style="position:absolute;margin-left:-44.65pt;margin-top:594.55pt;width:28.35pt;height:21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" fillcolor="window" strokecolor="windowText" strokeweight="1pt">
                <v:textbox inset="1mm,1mm,1mm,1mm">
                  <w:txbxContent>
                    <w:p w14:paraId="3B3985E0" w14:textId="186FBEFB" w:rsidR="00231855" w:rsidRPr="00B07C85" w:rsidRDefault="00DB2532" w:rsidP="00231855">
                      <w:pPr>
                        <w:jc w:val="center"/>
                      </w:pPr>
                      <w:r>
                        <w:t>3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E1505AC" wp14:editId="1883D378">
                <wp:simplePos x="0" y="0"/>
                <wp:positionH relativeFrom="column">
                  <wp:posOffset>-567255</wp:posOffset>
                </wp:positionH>
                <wp:positionV relativeFrom="page">
                  <wp:posOffset>7226333</wp:posOffset>
                </wp:positionV>
                <wp:extent cx="360000" cy="270000"/>
                <wp:effectExtent l="0" t="0" r="21590" b="15875"/>
                <wp:wrapNone/>
                <wp:docPr id="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F87423" w14:textId="3274A8A4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2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505AC" id="_x0000_s1040" style="position:absolute;margin-left:-44.65pt;margin-top:569pt;width:28.35pt;height:2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" fillcolor="window" strokecolor="windowText" strokeweight="1pt">
                <v:textbox inset="1mm,1mm,1mm,1mm">
                  <w:txbxContent>
                    <w:p w14:paraId="2EF87423" w14:textId="3274A8A4" w:rsidR="00231855" w:rsidRPr="00B07C85" w:rsidRDefault="00DB2532" w:rsidP="00231855">
                      <w:pPr>
                        <w:jc w:val="center"/>
                      </w:pPr>
                      <w:r>
                        <w:t>2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1A765A2" wp14:editId="14545745">
                <wp:simplePos x="0" y="0"/>
                <wp:positionH relativeFrom="column">
                  <wp:posOffset>-566921</wp:posOffset>
                </wp:positionH>
                <wp:positionV relativeFrom="page">
                  <wp:posOffset>6901147</wp:posOffset>
                </wp:positionV>
                <wp:extent cx="360000" cy="270000"/>
                <wp:effectExtent l="0" t="0" r="21590" b="15875"/>
                <wp:wrapNone/>
                <wp:docPr id="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9548BC" w14:textId="20838038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1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765A2" id="_x0000_s1041" style="position:absolute;margin-left:-44.65pt;margin-top:543.4pt;width:28.35pt;height:21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" fillcolor="window" strokecolor="windowText" strokeweight="1pt">
                <v:textbox inset="1mm,1mm,1mm,1mm">
                  <w:txbxContent>
                    <w:p w14:paraId="499548BC" w14:textId="20838038" w:rsidR="00231855" w:rsidRPr="00B07C85" w:rsidRDefault="00DB2532" w:rsidP="00231855">
                      <w:pPr>
                        <w:jc w:val="center"/>
                      </w:pPr>
                      <w:r>
                        <w:t>1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F82B19" wp14:editId="02A4C025">
                <wp:simplePos x="0" y="0"/>
                <wp:positionH relativeFrom="column">
                  <wp:posOffset>-566888</wp:posOffset>
                </wp:positionH>
                <wp:positionV relativeFrom="page">
                  <wp:posOffset>4904540</wp:posOffset>
                </wp:positionV>
                <wp:extent cx="360000" cy="270000"/>
                <wp:effectExtent l="0" t="0" r="21590" b="15875"/>
                <wp:wrapNone/>
                <wp:docPr id="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F54701" w14:textId="46507BBF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4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82B19" id="_x0000_s1042" style="position:absolute;margin-left:-44.65pt;margin-top:386.2pt;width:28.35pt;height:2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" fillcolor="window" strokecolor="windowText" strokeweight="1pt">
                <v:textbox inset="1mm,1mm,1mm,1mm">
                  <w:txbxContent>
                    <w:p w14:paraId="02F54701" w14:textId="46507BBF" w:rsidR="00231855" w:rsidRPr="00B07C85" w:rsidRDefault="00DB2532" w:rsidP="00231855">
                      <w:pPr>
                        <w:jc w:val="center"/>
                      </w:pPr>
                      <w:r>
                        <w:t>4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0684C2" wp14:editId="056C0943">
                <wp:simplePos x="0" y="0"/>
                <wp:positionH relativeFrom="column">
                  <wp:posOffset>-560872</wp:posOffset>
                </wp:positionH>
                <wp:positionV relativeFrom="page">
                  <wp:posOffset>4591050</wp:posOffset>
                </wp:positionV>
                <wp:extent cx="360000" cy="270000"/>
                <wp:effectExtent l="0" t="0" r="21590" b="15875"/>
                <wp:wrapNone/>
                <wp:docPr id="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840A95" w14:textId="700C6EA5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3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684C2" id="_x0000_s1043" style="position:absolute;margin-left:-44.15pt;margin-top:361.5pt;width:28.35pt;height:2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" fillcolor="window" strokecolor="windowText" strokeweight="1pt">
                <v:textbox inset="1mm,1mm,1mm,1mm">
                  <w:txbxContent>
                    <w:p w14:paraId="3B840A95" w14:textId="700C6EA5" w:rsidR="00231855" w:rsidRPr="00B07C85" w:rsidRDefault="00DB2532" w:rsidP="00231855">
                      <w:pPr>
                        <w:jc w:val="center"/>
                      </w:pPr>
                      <w:r>
                        <w:t>3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4254D9" wp14:editId="1CABFD33">
                <wp:simplePos x="0" y="0"/>
                <wp:positionH relativeFrom="column">
                  <wp:posOffset>-561206</wp:posOffset>
                </wp:positionH>
                <wp:positionV relativeFrom="page">
                  <wp:posOffset>4273149</wp:posOffset>
                </wp:positionV>
                <wp:extent cx="360000" cy="270000"/>
                <wp:effectExtent l="0" t="0" r="21590" b="15875"/>
                <wp:wrapNone/>
                <wp:docPr id="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9F48A4" w14:textId="38EFF6E8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2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254D9" id="_x0000_s1044" style="position:absolute;margin-left:-44.2pt;margin-top:336.45pt;width:28.35pt;height:2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" fillcolor="window" strokecolor="windowText" strokeweight="1pt">
                <v:textbox inset="1mm,1mm,1mm,1mm">
                  <w:txbxContent>
                    <w:p w14:paraId="4D9F48A4" w14:textId="38EFF6E8" w:rsidR="00231855" w:rsidRPr="00B07C85" w:rsidRDefault="00DB2532" w:rsidP="00231855">
                      <w:pPr>
                        <w:jc w:val="center"/>
                      </w:pPr>
                      <w:r>
                        <w:t>2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8554DC" wp14:editId="0D1D5E4B">
                <wp:simplePos x="0" y="0"/>
                <wp:positionH relativeFrom="column">
                  <wp:posOffset>-560872</wp:posOffset>
                </wp:positionH>
                <wp:positionV relativeFrom="page">
                  <wp:posOffset>3959659</wp:posOffset>
                </wp:positionV>
                <wp:extent cx="360000" cy="270000"/>
                <wp:effectExtent l="0" t="0" r="21590" b="15875"/>
                <wp:wrapNone/>
                <wp:docPr id="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61152A" w14:textId="2B5A5E43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1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554DC" id="_x0000_s1045" style="position:absolute;margin-left:-44.15pt;margin-top:311.8pt;width:28.35pt;height:21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" fillcolor="window" strokecolor="windowText" strokeweight="1pt">
                <v:textbox inset="1mm,1mm,1mm,1mm">
                  <w:txbxContent>
                    <w:p w14:paraId="3D61152A" w14:textId="2B5A5E43" w:rsidR="00231855" w:rsidRPr="00B07C85" w:rsidRDefault="00DB2532" w:rsidP="00231855">
                      <w:pPr>
                        <w:jc w:val="center"/>
                      </w:pPr>
                      <w:r>
                        <w:t>1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FBEAD9B" wp14:editId="3AB7267F">
                <wp:simplePos x="0" y="0"/>
                <wp:positionH relativeFrom="column">
                  <wp:posOffset>-567256</wp:posOffset>
                </wp:positionH>
                <wp:positionV relativeFrom="page">
                  <wp:posOffset>6281821</wp:posOffset>
                </wp:positionV>
                <wp:extent cx="360000" cy="270000"/>
                <wp:effectExtent l="0" t="0" r="21590" b="15875"/>
                <wp:wrapNone/>
                <wp:docPr id="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164FC7" w14:textId="57A49F47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3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EAD9B" id="_x0000_s1046" style="position:absolute;margin-left:-44.65pt;margin-top:494.65pt;width:28.35pt;height:21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" fillcolor="window" strokecolor="windowText" strokeweight="1pt">
                <v:textbox inset="1mm,1mm,1mm,1mm">
                  <w:txbxContent>
                    <w:p w14:paraId="22164FC7" w14:textId="57A49F47" w:rsidR="00231855" w:rsidRPr="00B07C85" w:rsidRDefault="00DB2532" w:rsidP="00231855">
                      <w:pPr>
                        <w:jc w:val="center"/>
                      </w:pPr>
                      <w:r>
                        <w:t>3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6C930A9" wp14:editId="1F4C9DA8">
                <wp:simplePos x="0" y="0"/>
                <wp:positionH relativeFrom="column">
                  <wp:posOffset>-566922</wp:posOffset>
                </wp:positionH>
                <wp:positionV relativeFrom="page">
                  <wp:posOffset>5962683</wp:posOffset>
                </wp:positionV>
                <wp:extent cx="360000" cy="270000"/>
                <wp:effectExtent l="0" t="0" r="21590" b="15875"/>
                <wp:wrapNone/>
                <wp:docPr id="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BD7B5D" w14:textId="058BF450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2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930A9" id="_x0000_s1047" style="position:absolute;margin-left:-44.65pt;margin-top:469.5pt;width:28.35pt;height:2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" fillcolor="window" strokecolor="windowText" strokeweight="1pt">
                <v:textbox inset="1mm,1mm,1mm,1mm">
                  <w:txbxContent>
                    <w:p w14:paraId="1ABD7B5D" w14:textId="058BF450" w:rsidR="00231855" w:rsidRPr="00B07C85" w:rsidRDefault="00DB2532" w:rsidP="00231855">
                      <w:pPr>
                        <w:jc w:val="center"/>
                      </w:pPr>
                      <w:r>
                        <w:t>2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C4F4534" wp14:editId="59490B26">
                <wp:simplePos x="0" y="0"/>
                <wp:positionH relativeFrom="column">
                  <wp:posOffset>-560905</wp:posOffset>
                </wp:positionH>
                <wp:positionV relativeFrom="page">
                  <wp:posOffset>5656179</wp:posOffset>
                </wp:positionV>
                <wp:extent cx="360000" cy="270000"/>
                <wp:effectExtent l="0" t="0" r="21590" b="15875"/>
                <wp:wrapNone/>
                <wp:docPr id="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1642EB" w14:textId="05333539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1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F4534" id="_x0000_s1048" style="position:absolute;margin-left:-44.15pt;margin-top:445.35pt;width:28.35pt;height:2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" fillcolor="window" strokecolor="windowText" strokeweight="1pt">
                <v:textbox inset="1mm,1mm,1mm,1mm">
                  <w:txbxContent>
                    <w:p w14:paraId="201642EB" w14:textId="05333539" w:rsidR="00231855" w:rsidRPr="00B07C85" w:rsidRDefault="00DB2532" w:rsidP="00231855">
                      <w:pPr>
                        <w:jc w:val="center"/>
                      </w:pPr>
                      <w:r>
                        <w:t>1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2A1E63" wp14:editId="623D97D4">
                <wp:simplePos x="0" y="0"/>
                <wp:positionH relativeFrom="column">
                  <wp:posOffset>-566620</wp:posOffset>
                </wp:positionH>
                <wp:positionV relativeFrom="page">
                  <wp:posOffset>2546116</wp:posOffset>
                </wp:positionV>
                <wp:extent cx="360000" cy="270000"/>
                <wp:effectExtent l="0" t="0" r="21590" b="15875"/>
                <wp:wrapNone/>
                <wp:docPr id="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558F99" w14:textId="4AD57962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5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A1E63" id="_x0000_s1049" style="position:absolute;margin-left:-44.6pt;margin-top:200.5pt;width:28.35pt;height:2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" fillcolor="window" strokecolor="windowText" strokeweight="1pt">
                <v:textbox inset="1mm,1mm,1mm,1mm">
                  <w:txbxContent>
                    <w:p w14:paraId="42558F99" w14:textId="4AD57962" w:rsidR="00231855" w:rsidRPr="00B07C85" w:rsidRDefault="00DB2532" w:rsidP="00231855">
                      <w:pPr>
                        <w:jc w:val="center"/>
                      </w:pPr>
                      <w:r>
                        <w:t>5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910C21" wp14:editId="6FF696D9">
                <wp:simplePos x="0" y="0"/>
                <wp:positionH relativeFrom="column">
                  <wp:posOffset>-561206</wp:posOffset>
                </wp:positionH>
                <wp:positionV relativeFrom="page">
                  <wp:posOffset>2239311</wp:posOffset>
                </wp:positionV>
                <wp:extent cx="360000" cy="270000"/>
                <wp:effectExtent l="0" t="0" r="21590" b="15875"/>
                <wp:wrapNone/>
                <wp:docPr id="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2A4FE7" w14:textId="282BB5FA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4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10C21" id="_x0000_s1050" style="position:absolute;margin-left:-44.2pt;margin-top:176.3pt;width:28.35pt;height:2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" fillcolor="window" strokecolor="windowText" strokeweight="1pt">
                <v:textbox inset="1mm,1mm,1mm,1mm">
                  <w:txbxContent>
                    <w:p w14:paraId="7C2A4FE7" w14:textId="282BB5FA" w:rsidR="00231855" w:rsidRPr="00B07C85" w:rsidRDefault="00DB2532" w:rsidP="00231855">
                      <w:pPr>
                        <w:jc w:val="center"/>
                      </w:pPr>
                      <w:r>
                        <w:t>4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8B778D" wp14:editId="6206062E">
                <wp:simplePos x="0" y="0"/>
                <wp:positionH relativeFrom="column">
                  <wp:posOffset>-560872</wp:posOffset>
                </wp:positionH>
                <wp:positionV relativeFrom="page">
                  <wp:posOffset>1938822</wp:posOffset>
                </wp:positionV>
                <wp:extent cx="360000" cy="270000"/>
                <wp:effectExtent l="0" t="0" r="21590" b="15875"/>
                <wp:wrapNone/>
                <wp:docPr id="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33BFC4" w14:textId="5BFFF2E6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3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B778D" id="_x0000_s1051" style="position:absolute;margin-left:-44.15pt;margin-top:152.65pt;width:28.35pt;height:2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" fillcolor="window" strokecolor="windowText" strokeweight="1pt">
                <v:textbox inset="1mm,1mm,1mm,1mm">
                  <w:txbxContent>
                    <w:p w14:paraId="4033BFC4" w14:textId="5BFFF2E6" w:rsidR="00231855" w:rsidRPr="00B07C85" w:rsidRDefault="00DB2532" w:rsidP="00231855">
                      <w:pPr>
                        <w:jc w:val="center"/>
                      </w:pPr>
                      <w:r>
                        <w:t>3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673FC8" wp14:editId="1C27FC96">
                <wp:simplePos x="0" y="0"/>
                <wp:positionH relativeFrom="column">
                  <wp:posOffset>-566888</wp:posOffset>
                </wp:positionH>
                <wp:positionV relativeFrom="page">
                  <wp:posOffset>1631983</wp:posOffset>
                </wp:positionV>
                <wp:extent cx="360000" cy="270000"/>
                <wp:effectExtent l="0" t="0" r="21590" b="15875"/>
                <wp:wrapNone/>
                <wp:docPr id="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DFBD61" w14:textId="3439709E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2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73FC8" id="_x0000_s1052" style="position:absolute;margin-left:-44.65pt;margin-top:128.5pt;width:28.35pt;height:2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" fillcolor="window" strokecolor="windowText" strokeweight="1pt">
                <v:textbox inset="1mm,1mm,1mm,1mm">
                  <w:txbxContent>
                    <w:p w14:paraId="54DFBD61" w14:textId="3439709E" w:rsidR="00231855" w:rsidRPr="00B07C85" w:rsidRDefault="00DB2532" w:rsidP="00231855">
                      <w:pPr>
                        <w:jc w:val="center"/>
                      </w:pPr>
                      <w:r>
                        <w:t>2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C22C6A" wp14:editId="4511D338">
                <wp:simplePos x="0" y="0"/>
                <wp:positionH relativeFrom="column">
                  <wp:posOffset>-565952</wp:posOffset>
                </wp:positionH>
                <wp:positionV relativeFrom="page">
                  <wp:posOffset>1333400</wp:posOffset>
                </wp:positionV>
                <wp:extent cx="360000" cy="270000"/>
                <wp:effectExtent l="0" t="0" r="21590" b="15875"/>
                <wp:wrapNone/>
                <wp:docPr id="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ED6098" w14:textId="30FC9C01" w:rsidR="00231855" w:rsidRPr="00B07C85" w:rsidRDefault="00DB2532" w:rsidP="00231855">
                            <w:pPr>
                              <w:jc w:val="center"/>
                            </w:pPr>
                            <w:r>
                              <w:t>1</w:t>
                            </w:r>
                            <w:r w:rsidR="00231855">
                              <w:t xml:space="preserve">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22C6A" id="_x0000_s1053" style="position:absolute;margin-left:-44.55pt;margin-top:105pt;width:28.35pt;height:2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" fillcolor="window" strokecolor="windowText" strokeweight="1pt">
                <v:textbox inset="1mm,1mm,1mm,1mm">
                  <w:txbxContent>
                    <w:p w14:paraId="5BED6098" w14:textId="30FC9C01" w:rsidR="00231855" w:rsidRPr="00B07C85" w:rsidRDefault="00DB2532" w:rsidP="00231855">
                      <w:pPr>
                        <w:jc w:val="center"/>
                      </w:pPr>
                      <w:r>
                        <w:t>1</w:t>
                      </w:r>
                      <w:r w:rsidR="00231855">
                        <w:t xml:space="preserve">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0BC9" w:rsidRPr="0023185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BA4D4B" wp14:editId="57E0E52E">
                <wp:simplePos x="0" y="0"/>
                <wp:positionH relativeFrom="column">
                  <wp:posOffset>-562911</wp:posOffset>
                </wp:positionH>
                <wp:positionV relativeFrom="page">
                  <wp:posOffset>775702</wp:posOffset>
                </wp:positionV>
                <wp:extent cx="360000" cy="270000"/>
                <wp:effectExtent l="0" t="0" r="21590" b="15875"/>
                <wp:wrapNone/>
                <wp:docPr id="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7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5E137F" w14:textId="3FE5117F" w:rsidR="00231855" w:rsidRPr="00B07C85" w:rsidRDefault="00231855" w:rsidP="00231855">
                            <w:pPr>
                              <w:jc w:val="center"/>
                            </w:pPr>
                            <w:r>
                              <w:t>. : . .  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A4D4B" id="_x0000_s1054" style="position:absolute;margin-left:-44.3pt;margin-top:61.1pt;width:28.35pt;height:2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" fillcolor="window" strokecolor="windowText" strokeweight="1pt">
                <v:textbox inset="1mm,1mm,1mm,1mm">
                  <w:txbxContent>
                    <w:p w14:paraId="745E137F" w14:textId="3FE5117F" w:rsidR="00231855" w:rsidRPr="00B07C85" w:rsidRDefault="00231855" w:rsidP="00231855">
                      <w:pPr>
                        <w:jc w:val="center"/>
                      </w:pPr>
                      <w:r>
                        <w:t>. : . .  .....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323D64" w:rsidRPr="00EE7E38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719C26" wp14:editId="69C50DBE">
                <wp:simplePos x="0" y="0"/>
                <wp:positionH relativeFrom="column">
                  <wp:posOffset>3814175</wp:posOffset>
                </wp:positionH>
                <wp:positionV relativeFrom="paragraph">
                  <wp:posOffset>-210855</wp:posOffset>
                </wp:positionV>
                <wp:extent cx="2855935" cy="1031310"/>
                <wp:effectExtent l="0" t="0" r="20955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5935" cy="1031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B0FBAE" w14:textId="27FEE98F" w:rsidR="00323D64" w:rsidRDefault="0009317D" w:rsidP="00323D64">
                            <w:pPr>
                              <w:jc w:val="center"/>
                            </w:pPr>
                            <w:r w:rsidRPr="0038249B">
                              <w:rPr>
                                <w:b/>
                                <w:bCs/>
                                <w:sz w:val="24"/>
                                <w:szCs w:val="26"/>
                              </w:rPr>
                              <w:sym w:font="Symbol" w:char="F07F"/>
                            </w:r>
                            <w:r w:rsidRPr="0038249B">
                              <w:rPr>
                                <w:sz w:val="24"/>
                                <w:szCs w:val="26"/>
                              </w:rPr>
                              <w:t xml:space="preserve">    </w:t>
                            </w:r>
                            <w:r w:rsidR="00323D64">
                              <w:t>Maak een nieuwe issue</w:t>
                            </w:r>
                            <w:r w:rsidR="00323D64">
                              <w:br/>
                              <w:t>als je een bug</w:t>
                            </w:r>
                            <w:r w:rsidR="00EC088F">
                              <w:t xml:space="preserve"> of refactor</w:t>
                            </w:r>
                            <w:r w:rsidR="00323D64">
                              <w:t xml:space="preserve"> tegen komt</w:t>
                            </w:r>
                            <w:r w:rsidR="00323D64">
                              <w:br/>
                              <w:t>of als je een feature wilt indienen</w:t>
                            </w:r>
                            <w:hyperlink w:anchor="e" w:history="1">
                              <w:r w:rsidRPr="0009317D">
                                <w:rPr>
                                  <w:rStyle w:val="Hyperlink"/>
                                  <w:sz w:val="24"/>
                                  <w:szCs w:val="24"/>
                                  <w:vertAlign w:val="superscript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19C26" id="Rectangle 1" o:spid="_x0000_s1055" style="position:absolute;margin-left:300.35pt;margin-top:-16.6pt;width:224.9pt;height:8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" fillcolor="white [3201]" strokecolor="black [3200]" strokeweight="1pt">
                <v:textbox>
                  <w:txbxContent>
                    <w:p w14:paraId="15B0FBAE" w14:textId="27FEE98F" w:rsidR="00323D64" w:rsidRDefault="0009317D" w:rsidP="00323D64">
                      <w:pPr>
                        <w:jc w:val="center"/>
                      </w:pPr>
                      <w:r w:rsidRPr="0038249B">
                        <w:rPr>
                          <w:b/>
                          <w:bCs/>
                          <w:sz w:val="24"/>
                          <w:szCs w:val="26"/>
                        </w:rPr>
                        <w:sym w:font="Symbol" w:char="F07F"/>
                      </w:r>
                      <w:r w:rsidRPr="0038249B">
                        <w:rPr>
                          <w:sz w:val="24"/>
                          <w:szCs w:val="26"/>
                        </w:rPr>
                        <w:t xml:space="preserve">    </w:t>
                      </w:r>
                      <w:r w:rsidR="00323D64">
                        <w:t>Maak een nieuwe issue</w:t>
                      </w:r>
                      <w:r w:rsidR="00323D64">
                        <w:br/>
                        <w:t>als je een bug</w:t>
                      </w:r>
                      <w:r w:rsidR="00EC088F">
                        <w:t xml:space="preserve"> of refactor</w:t>
                      </w:r>
                      <w:r w:rsidR="00323D64">
                        <w:t xml:space="preserve"> tegen komt</w:t>
                      </w:r>
                      <w:r w:rsidR="00323D64">
                        <w:br/>
                        <w:t>of als je een feature wilt indienen</w:t>
                      </w:r>
                      <w:hyperlink w:anchor="e" w:history="1">
                        <w:r w:rsidRPr="0009317D">
                          <w:rPr>
                            <w:rStyle w:val="Hyperlink"/>
                            <w:sz w:val="24"/>
                            <w:szCs w:val="24"/>
                            <w:vertAlign w:val="superscript"/>
                          </w:rPr>
                          <w:t>5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del w:id="0" w:author="Rinse Cramer" w:date="2025-10-24T16:00:00Z" w16du:dateUtc="2025-10-24T14:00:00Z">
        <w:r w:rsidR="006E4A02" w:rsidRPr="00EE7E38" w:rsidDel="00843EA6">
          <w:rPr>
            <w:sz w:val="18"/>
            <w:szCs w:val="18"/>
          </w:rPr>
          <w:delText xml:space="preserve">CHECKLIST </w:delText>
        </w:r>
      </w:del>
      <w:ins w:id="1" w:author="Rinse Cramer" w:date="2025-10-24T16:00:00Z" w16du:dateUtc="2025-10-24T14:00:00Z">
        <w:r w:rsidR="00843EA6">
          <w:rPr>
            <w:sz w:val="18"/>
            <w:szCs w:val="18"/>
          </w:rPr>
          <w:t>TODO-</w:t>
        </w:r>
        <w:r w:rsidR="00843EA6" w:rsidRPr="00EE7E38">
          <w:rPr>
            <w:sz w:val="18"/>
            <w:szCs w:val="18"/>
          </w:rPr>
          <w:t>LI</w:t>
        </w:r>
        <w:r w:rsidR="00843EA6">
          <w:rPr>
            <w:sz w:val="18"/>
            <w:szCs w:val="18"/>
          </w:rPr>
          <w:t>J</w:t>
        </w:r>
        <w:r w:rsidR="00843EA6" w:rsidRPr="00EE7E38">
          <w:rPr>
            <w:sz w:val="18"/>
            <w:szCs w:val="18"/>
          </w:rPr>
          <w:t xml:space="preserve">ST </w:t>
        </w:r>
      </w:ins>
      <w:r w:rsidR="006E4A02" w:rsidRPr="00EE7E38">
        <w:rPr>
          <w:sz w:val="18"/>
          <w:szCs w:val="18"/>
        </w:rPr>
        <w:t>PROCES</w:t>
      </w:r>
      <w:hyperlink w:anchor="h" w:history="1">
        <w:r w:rsidR="007332AE" w:rsidRPr="00EE7E38">
          <w:rPr>
            <w:rStyle w:val="Hyperlink"/>
            <w:sz w:val="18"/>
            <w:szCs w:val="18"/>
            <w:vertAlign w:val="superscript"/>
          </w:rPr>
          <w:t>8</w:t>
        </w:r>
      </w:hyperlink>
    </w:p>
    <w:tbl>
      <w:tblPr>
        <w:tblW w:w="10180" w:type="dxa"/>
        <w:tblInd w:w="-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80"/>
      </w:tblGrid>
      <w:tr w:rsidR="006E4A02" w:rsidRPr="00EE7E38" w14:paraId="68BBFC6E" w14:textId="77777777" w:rsidTr="008F17EE">
        <w:trPr>
          <w:trHeight w:val="14742"/>
        </w:trPr>
        <w:tc>
          <w:tcPr>
            <w:tcW w:w="10180" w:type="dxa"/>
          </w:tcPr>
          <w:bookmarkStart w:id="2" w:name="_top"/>
          <w:bookmarkEnd w:id="2"/>
          <w:p w14:paraId="6F375346" w14:textId="602E7901" w:rsidR="00C84CD8" w:rsidRPr="00EE7E38" w:rsidRDefault="007F69FB" w:rsidP="00832EC1">
            <w:pPr>
              <w:rPr>
                <w:sz w:val="18"/>
                <w:szCs w:val="18"/>
              </w:rPr>
            </w:pP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5E450486" wp14:editId="55096D3B">
                      <wp:simplePos x="0" y="0"/>
                      <wp:positionH relativeFrom="column">
                        <wp:posOffset>2684650</wp:posOffset>
                      </wp:positionH>
                      <wp:positionV relativeFrom="page">
                        <wp:posOffset>337663</wp:posOffset>
                      </wp:positionV>
                      <wp:extent cx="864295" cy="281940"/>
                      <wp:effectExtent l="0" t="0" r="12065" b="22860"/>
                      <wp:wrapNone/>
                      <wp:docPr id="5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429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3F98AB" w14:textId="4DDF6EFF" w:rsidR="007F69FB" w:rsidRPr="00B07C85" w:rsidRDefault="007F69FB" w:rsidP="007F69FB">
                                  <w:r>
                                    <w:t>Iteratie</w:t>
                                  </w:r>
                                  <w:r w:rsidRPr="00B07C85">
                                    <w:t>:</w:t>
                                  </w:r>
                                  <w:r>
                                    <w:t xml:space="preserve">   . 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450486" id="_x0000_s1056" style="position:absolute;margin-left:211.4pt;margin-top:26.6pt;width:68.05pt;height:22.2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" fillcolor="white [3201]" strokecolor="black [3200]" strokeweight="1pt">
                      <v:textbox>
                        <w:txbxContent>
                          <w:p w14:paraId="0F3F98AB" w14:textId="4DDF6EFF" w:rsidR="007F69FB" w:rsidRPr="00B07C85" w:rsidRDefault="007F69FB" w:rsidP="007F69FB">
                            <w:r>
                              <w:t>Iteratie</w:t>
                            </w:r>
                            <w:r w:rsidRPr="00B07C85">
                              <w:t>:</w:t>
                            </w:r>
                            <w:r>
                              <w:t xml:space="preserve">   . .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C84CD8" w:rsidRPr="00EE7E38">
              <w:rPr>
                <w:sz w:val="18"/>
                <w:szCs w:val="18"/>
              </w:rPr>
              <w:t>INTAKE (max. 5 minuten)</w:t>
            </w:r>
            <w:r w:rsidR="00C84CD8" w:rsidRPr="00EE7E38">
              <w:rPr>
                <w:sz w:val="18"/>
                <w:szCs w:val="18"/>
              </w:rPr>
              <w:br/>
            </w:r>
            <w:r w:rsidR="00C84CD8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C84CD8" w:rsidRPr="00EE7E38">
              <w:rPr>
                <w:sz w:val="18"/>
                <w:szCs w:val="18"/>
              </w:rPr>
              <w:t xml:space="preserve">    </w:t>
            </w:r>
            <w:commentRangeStart w:id="3"/>
            <w:r w:rsidR="00197D03">
              <w:rPr>
                <w:sz w:val="18"/>
                <w:szCs w:val="18"/>
              </w:rPr>
              <w:t>O</w:t>
            </w:r>
            <w:r w:rsidR="00E26C13" w:rsidRPr="00EE7E38">
              <w:rPr>
                <w:sz w:val="18"/>
                <w:szCs w:val="18"/>
              </w:rPr>
              <w:t>plossingsrichting</w:t>
            </w:r>
            <w:commentRangeEnd w:id="3"/>
            <w:r w:rsidR="00FC4C6D">
              <w:rPr>
                <w:rStyle w:val="CommentReference"/>
              </w:rPr>
              <w:commentReference w:id="3"/>
            </w:r>
            <w:r w:rsidR="00197D03">
              <w:rPr>
                <w:sz w:val="18"/>
                <w:szCs w:val="18"/>
              </w:rPr>
              <w:t>, deliverable specificatie</w:t>
            </w:r>
            <w:r w:rsidR="00E26C13" w:rsidRPr="00EE7E38">
              <w:rPr>
                <w:sz w:val="18"/>
                <w:szCs w:val="18"/>
              </w:rPr>
              <w:t xml:space="preserve"> en initiële schatting gemaakt</w:t>
            </w:r>
            <w:r w:rsidR="00C84CD8" w:rsidRPr="00EE7E38">
              <w:rPr>
                <w:sz w:val="18"/>
                <w:szCs w:val="18"/>
              </w:rPr>
              <w:t>?</w:t>
            </w:r>
            <w:hyperlink w:anchor="m" w:history="1">
              <w:r w:rsidR="00E26C13" w:rsidRPr="00EE7E38">
                <w:rPr>
                  <w:rStyle w:val="Hyperlink"/>
                  <w:sz w:val="18"/>
                  <w:szCs w:val="18"/>
                  <w:vertAlign w:val="superscript"/>
                </w:rPr>
                <w:t>14</w:t>
              </w:r>
            </w:hyperlink>
            <w:r w:rsidR="00C84CD8" w:rsidRPr="00EE7E38">
              <w:rPr>
                <w:sz w:val="18"/>
                <w:szCs w:val="18"/>
              </w:rPr>
              <w:br/>
            </w:r>
            <w:r w:rsidR="00C84CD8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C84CD8" w:rsidRPr="00EE7E38">
              <w:rPr>
                <w:b/>
                <w:bCs/>
                <w:sz w:val="18"/>
                <w:szCs w:val="18"/>
              </w:rPr>
              <w:t xml:space="preserve"> </w:t>
            </w:r>
            <w:r w:rsidR="00C84CD8" w:rsidRPr="00EE7E38">
              <w:rPr>
                <w:sz w:val="18"/>
                <w:szCs w:val="18"/>
              </w:rPr>
              <w:t xml:space="preserve">   </w:t>
            </w:r>
            <w:r w:rsidR="00C84CD8" w:rsidRPr="00EE7E38">
              <w:rPr>
                <w:color w:val="FF0000"/>
                <w:sz w:val="18"/>
                <w:szCs w:val="18"/>
              </w:rPr>
              <w:t>Controle/contact moment met Jeroen</w:t>
            </w:r>
          </w:p>
          <w:p w14:paraId="62EB37FB" w14:textId="4479303D" w:rsidR="00EE1EC8" w:rsidRDefault="007F69FB" w:rsidP="00832EC1">
            <w:pPr>
              <w:rPr>
                <w:sz w:val="18"/>
                <w:szCs w:val="18"/>
                <w:vertAlign w:val="superscript"/>
              </w:rPr>
            </w:pP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9FCA8E9" wp14:editId="7134230A">
                      <wp:simplePos x="0" y="0"/>
                      <wp:positionH relativeFrom="column">
                        <wp:posOffset>4641850</wp:posOffset>
                      </wp:positionH>
                      <wp:positionV relativeFrom="page">
                        <wp:posOffset>5199110</wp:posOffset>
                      </wp:positionV>
                      <wp:extent cx="488315" cy="281940"/>
                      <wp:effectExtent l="0" t="0" r="26035" b="22860"/>
                      <wp:wrapNone/>
                      <wp:docPr id="2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3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DB86E5" w14:textId="77777777" w:rsidR="00ED7BFE" w:rsidRPr="00B07C85" w:rsidRDefault="00ED7BFE" w:rsidP="00ED7BFE">
                                  <w:r>
                                    <w:t xml:space="preserve">      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FCA8E9" id="_x0000_s1057" style="position:absolute;margin-left:365.5pt;margin-top:409.4pt;width:38.45pt;height:22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" fillcolor="white [3201]" strokecolor="black [3200]" strokeweight="1pt">
                      <v:textbox>
                        <w:txbxContent>
                          <w:p w14:paraId="43DB86E5" w14:textId="77777777" w:rsidR="00ED7BFE" w:rsidRPr="00B07C85" w:rsidRDefault="00ED7BFE" w:rsidP="00ED7BFE">
                            <w:r>
                              <w:t xml:space="preserve">      %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81AE57A" wp14:editId="2E3512D2">
                      <wp:simplePos x="0" y="0"/>
                      <wp:positionH relativeFrom="column">
                        <wp:posOffset>4642485</wp:posOffset>
                      </wp:positionH>
                      <wp:positionV relativeFrom="page">
                        <wp:posOffset>5520420</wp:posOffset>
                      </wp:positionV>
                      <wp:extent cx="876300" cy="281940"/>
                      <wp:effectExtent l="0" t="0" r="19050" b="22860"/>
                      <wp:wrapNone/>
                      <wp:docPr id="146118690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E47955" w14:textId="7A0B46C1" w:rsidR="00B07C85" w:rsidRPr="00B07C85" w:rsidRDefault="00B07C85" w:rsidP="00B07C85">
                                  <w:r>
                                    <w:t>Ontwerp</w:t>
                                  </w:r>
                                  <w:r w:rsidRPr="00B07C85"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1AE57A" id="_x0000_s1058" style="position:absolute;margin-left:365.55pt;margin-top:434.7pt;width:69pt;height:22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" fillcolor="white [3201]" strokecolor="black [3200]" strokeweight="1pt">
                      <v:textbox>
                        <w:txbxContent>
                          <w:p w14:paraId="76E47955" w14:textId="7A0B46C1" w:rsidR="00B07C85" w:rsidRPr="00B07C85" w:rsidRDefault="00B07C85" w:rsidP="00B07C85">
                            <w:r>
                              <w:t>Ontwerp</w:t>
                            </w:r>
                            <w:r w:rsidRPr="00B07C85">
                              <w:t>: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13153D7" wp14:editId="43DEE8E0">
                      <wp:simplePos x="0" y="0"/>
                      <wp:positionH relativeFrom="column">
                        <wp:posOffset>3877310</wp:posOffset>
                      </wp:positionH>
                      <wp:positionV relativeFrom="page">
                        <wp:posOffset>5517880</wp:posOffset>
                      </wp:positionV>
                      <wp:extent cx="765810" cy="281940"/>
                      <wp:effectExtent l="0" t="0" r="15240" b="22860"/>
                      <wp:wrapNone/>
                      <wp:docPr id="49364972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810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BF6033" w14:textId="77777777" w:rsidR="00B07C85" w:rsidRPr="00B07C85" w:rsidRDefault="00B07C85" w:rsidP="00B07C85">
                                  <w:r>
                                    <w:t>Analyse</w:t>
                                  </w:r>
                                  <w:r w:rsidRPr="00B07C85"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3153D7" id="_x0000_s1059" style="position:absolute;margin-left:305.3pt;margin-top:434.5pt;width:60.3pt;height:22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" fillcolor="white [3201]" strokecolor="black [3200]" strokeweight="1pt">
                      <v:textbox>
                        <w:txbxContent>
                          <w:p w14:paraId="7DBF6033" w14:textId="77777777" w:rsidR="00B07C85" w:rsidRPr="00B07C85" w:rsidRDefault="00B07C85" w:rsidP="00B07C85">
                            <w:r>
                              <w:t>Analyse</w:t>
                            </w:r>
                            <w:r w:rsidRPr="00B07C85">
                              <w:t>: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3A774E4" wp14:editId="46801286">
                      <wp:simplePos x="0" y="0"/>
                      <wp:positionH relativeFrom="column">
                        <wp:posOffset>3115945</wp:posOffset>
                      </wp:positionH>
                      <wp:positionV relativeFrom="page">
                        <wp:posOffset>5519055</wp:posOffset>
                      </wp:positionV>
                      <wp:extent cx="765810" cy="281940"/>
                      <wp:effectExtent l="0" t="0" r="15240" b="22860"/>
                      <wp:wrapNone/>
                      <wp:docPr id="54896861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810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7EE8B5" w14:textId="77777777" w:rsidR="00B07C85" w:rsidRPr="00B07C85" w:rsidRDefault="00B07C85" w:rsidP="00B07C85">
                                  <w:r w:rsidRPr="00B07C85">
                                    <w:t>Intake: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A774E4" id="_x0000_s1060" style="position:absolute;margin-left:245.35pt;margin-top:434.55pt;width:60.3pt;height:22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" fillcolor="white [3201]" strokecolor="black [3200]" strokeweight="1pt">
                      <v:textbox>
                        <w:txbxContent>
                          <w:p w14:paraId="427EE8B5" w14:textId="77777777" w:rsidR="00B07C85" w:rsidRPr="00B07C85" w:rsidRDefault="00B07C85" w:rsidP="00B07C85">
                            <w:r w:rsidRPr="00B07C85">
                              <w:t>Intake: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220404DB" wp14:editId="09E4AAB0">
                      <wp:simplePos x="0" y="0"/>
                      <wp:positionH relativeFrom="column">
                        <wp:posOffset>4748530</wp:posOffset>
                      </wp:positionH>
                      <wp:positionV relativeFrom="page">
                        <wp:posOffset>6180185</wp:posOffset>
                      </wp:positionV>
                      <wp:extent cx="2192020" cy="830580"/>
                      <wp:effectExtent l="0" t="0" r="17780" b="26670"/>
                      <wp:wrapNone/>
                      <wp:docPr id="4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2020" cy="8305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D5268D" w14:textId="74128B5F" w:rsidR="004C3C7D" w:rsidRPr="002D6C07" w:rsidRDefault="004C3C7D" w:rsidP="004C3C7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>[iteratie].[subiteratie] [starttijd] [schatting]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im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.1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im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.2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im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.3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im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0404DB" id="_x0000_s1061" style="position:absolute;margin-left:373.9pt;margin-top:486.65pt;width:172.6pt;height:65.4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" fillcolor="white [3201]" strokecolor="black [3200]" strokeweight="1pt">
                      <v:textbox>
                        <w:txbxContent>
                          <w:p w14:paraId="53D5268D" w14:textId="74128B5F" w:rsidR="004C3C7D" w:rsidRPr="002D6C07" w:rsidRDefault="004C3C7D" w:rsidP="004C3C7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6C07">
                              <w:rPr>
                                <w:sz w:val="18"/>
                                <w:szCs w:val="18"/>
                              </w:rPr>
                              <w:t>[iteratie].[subiteratie] [starttijd] [schatting]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im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.1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im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.2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im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.3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im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60D3A36" wp14:editId="3CD143A9">
                      <wp:simplePos x="0" y="0"/>
                      <wp:positionH relativeFrom="column">
                        <wp:posOffset>3112135</wp:posOffset>
                      </wp:positionH>
                      <wp:positionV relativeFrom="page">
                        <wp:posOffset>7045055</wp:posOffset>
                      </wp:positionV>
                      <wp:extent cx="765810" cy="281940"/>
                      <wp:effectExtent l="0" t="0" r="15240" b="22860"/>
                      <wp:wrapNone/>
                      <wp:docPr id="3110757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810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B89A11" w14:textId="77777777" w:rsidR="00B07C85" w:rsidRPr="00B07C85" w:rsidRDefault="00B07C85" w:rsidP="00B07C85">
                                  <w:r w:rsidRPr="00B07C85">
                                    <w:t>Intake: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0D3A36" id="_x0000_s1062" style="position:absolute;margin-left:245.05pt;margin-top:554.75pt;width:60.3pt;height:2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" fillcolor="white [3201]" strokecolor="black [3200]" strokeweight="1pt">
                      <v:textbox>
                        <w:txbxContent>
                          <w:p w14:paraId="43B89A11" w14:textId="77777777" w:rsidR="00B07C85" w:rsidRPr="00B07C85" w:rsidRDefault="00B07C85" w:rsidP="00B07C85">
                            <w:r w:rsidRPr="00B07C85">
                              <w:t>Intake: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14E077F" wp14:editId="07167EE5">
                      <wp:simplePos x="0" y="0"/>
                      <wp:positionH relativeFrom="column">
                        <wp:posOffset>3872865</wp:posOffset>
                      </wp:positionH>
                      <wp:positionV relativeFrom="page">
                        <wp:posOffset>7043055</wp:posOffset>
                      </wp:positionV>
                      <wp:extent cx="765810" cy="281940"/>
                      <wp:effectExtent l="0" t="0" r="15240" b="22860"/>
                      <wp:wrapNone/>
                      <wp:docPr id="90488230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810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7ED6A9" w14:textId="77777777" w:rsidR="00B07C85" w:rsidRPr="00B07C85" w:rsidRDefault="00B07C85" w:rsidP="00B07C85">
                                  <w:r>
                                    <w:t>Analyse</w:t>
                                  </w:r>
                                  <w:r w:rsidRPr="00B07C85"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4E077F" id="_x0000_s1063" style="position:absolute;margin-left:304.95pt;margin-top:554.55pt;width:60.3pt;height:22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" fillcolor="white [3201]" strokecolor="black [3200]" strokeweight="1pt">
                      <v:textbox>
                        <w:txbxContent>
                          <w:p w14:paraId="4C7ED6A9" w14:textId="77777777" w:rsidR="00B07C85" w:rsidRPr="00B07C85" w:rsidRDefault="00B07C85" w:rsidP="00B07C85">
                            <w:r>
                              <w:t>Analyse</w:t>
                            </w:r>
                            <w:r w:rsidRPr="00B07C85">
                              <w:t>: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5DB8D6C" wp14:editId="37B48164">
                      <wp:simplePos x="0" y="0"/>
                      <wp:positionH relativeFrom="column">
                        <wp:posOffset>4638040</wp:posOffset>
                      </wp:positionH>
                      <wp:positionV relativeFrom="page">
                        <wp:posOffset>7045055</wp:posOffset>
                      </wp:positionV>
                      <wp:extent cx="876300" cy="281940"/>
                      <wp:effectExtent l="0" t="0" r="19050" b="22860"/>
                      <wp:wrapNone/>
                      <wp:docPr id="129375907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4286F4" w14:textId="77777777" w:rsidR="00B07C85" w:rsidRPr="00B07C85" w:rsidRDefault="00B07C85" w:rsidP="00B07C85">
                                  <w:r>
                                    <w:t>Ontwerp</w:t>
                                  </w:r>
                                  <w:r w:rsidRPr="00B07C85"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DB8D6C" id="_x0000_s1064" style="position:absolute;margin-left:365.2pt;margin-top:554.75pt;width:69pt;height:22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" fillcolor="white [3201]" strokecolor="black [3200]" strokeweight="1pt">
                      <v:textbox>
                        <w:txbxContent>
                          <w:p w14:paraId="6A4286F4" w14:textId="77777777" w:rsidR="00B07C85" w:rsidRPr="00B07C85" w:rsidRDefault="00B07C85" w:rsidP="00B07C85">
                            <w:r>
                              <w:t>Ontwerp</w:t>
                            </w:r>
                            <w:r w:rsidRPr="00B07C85">
                              <w:t>: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E9154C0" wp14:editId="5F071CE4">
                      <wp:simplePos x="0" y="0"/>
                      <wp:positionH relativeFrom="column">
                        <wp:posOffset>5514340</wp:posOffset>
                      </wp:positionH>
                      <wp:positionV relativeFrom="page">
                        <wp:posOffset>7045055</wp:posOffset>
                      </wp:positionV>
                      <wp:extent cx="765810" cy="281940"/>
                      <wp:effectExtent l="0" t="0" r="15240" b="22860"/>
                      <wp:wrapNone/>
                      <wp:docPr id="116632976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810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9FC27" w14:textId="33CF74C4" w:rsidR="00B07C85" w:rsidRPr="00B07C85" w:rsidRDefault="00B07C85" w:rsidP="00B07C85">
                                  <w:r>
                                    <w:t>Impl.</w:t>
                                  </w:r>
                                  <w:r w:rsidRPr="00B07C85"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9154C0" id="_x0000_s1065" style="position:absolute;margin-left:434.2pt;margin-top:554.75pt;width:60.3pt;height:22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" fillcolor="white [3201]" strokecolor="black [3200]" strokeweight="1pt">
                      <v:textbox>
                        <w:txbxContent>
                          <w:p w14:paraId="2979FC27" w14:textId="33CF74C4" w:rsidR="00B07C85" w:rsidRPr="00B07C85" w:rsidRDefault="00B07C85" w:rsidP="00B07C85">
                            <w:r>
                              <w:t>Impl.</w:t>
                            </w:r>
                            <w:r w:rsidRPr="00B07C85">
                              <w:t>: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D28664F" wp14:editId="04E4D26F">
                      <wp:simplePos x="0" y="0"/>
                      <wp:positionH relativeFrom="column">
                        <wp:posOffset>3203575</wp:posOffset>
                      </wp:positionH>
                      <wp:positionV relativeFrom="page">
                        <wp:posOffset>7363825</wp:posOffset>
                      </wp:positionV>
                      <wp:extent cx="488315" cy="281940"/>
                      <wp:effectExtent l="0" t="0" r="26035" b="22860"/>
                      <wp:wrapNone/>
                      <wp:docPr id="2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3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CAC38C" w14:textId="77777777" w:rsidR="00ED7BFE" w:rsidRPr="00B07C85" w:rsidRDefault="00ED7BFE" w:rsidP="00ED7BFE">
                                  <w:r>
                                    <w:t xml:space="preserve">      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28664F" id="_x0000_s1066" style="position:absolute;margin-left:252.25pt;margin-top:579.85pt;width:38.45pt;height:22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" fillcolor="white [3201]" strokecolor="black [3200]" strokeweight="1pt">
                      <v:textbox>
                        <w:txbxContent>
                          <w:p w14:paraId="32CAC38C" w14:textId="77777777" w:rsidR="00ED7BFE" w:rsidRPr="00B07C85" w:rsidRDefault="00ED7BFE" w:rsidP="00ED7BFE">
                            <w:r>
                              <w:t xml:space="preserve">      %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D129E15" wp14:editId="07CA50BA">
                      <wp:simplePos x="0" y="0"/>
                      <wp:positionH relativeFrom="column">
                        <wp:posOffset>3691890</wp:posOffset>
                      </wp:positionH>
                      <wp:positionV relativeFrom="page">
                        <wp:posOffset>7363190</wp:posOffset>
                      </wp:positionV>
                      <wp:extent cx="488315" cy="281940"/>
                      <wp:effectExtent l="0" t="0" r="26035" b="22860"/>
                      <wp:wrapNone/>
                      <wp:docPr id="2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3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0AF9F3" w14:textId="77777777" w:rsidR="00ED7BFE" w:rsidRPr="00B07C85" w:rsidRDefault="00ED7BFE" w:rsidP="00ED7BFE">
                                  <w:r>
                                    <w:t xml:space="preserve">      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129E15" id="_x0000_s1067" style="position:absolute;margin-left:290.7pt;margin-top:579.8pt;width:38.45pt;height:22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" fillcolor="white [3201]" strokecolor="black [3200]" strokeweight="1pt">
                      <v:textbox>
                        <w:txbxContent>
                          <w:p w14:paraId="4D0AF9F3" w14:textId="77777777" w:rsidR="00ED7BFE" w:rsidRPr="00B07C85" w:rsidRDefault="00ED7BFE" w:rsidP="00ED7BFE">
                            <w:r>
                              <w:t xml:space="preserve">      %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030BF986" wp14:editId="6F50839F">
                      <wp:simplePos x="0" y="0"/>
                      <wp:positionH relativeFrom="column">
                        <wp:posOffset>4251960</wp:posOffset>
                      </wp:positionH>
                      <wp:positionV relativeFrom="page">
                        <wp:posOffset>7364460</wp:posOffset>
                      </wp:positionV>
                      <wp:extent cx="2192020" cy="830580"/>
                      <wp:effectExtent l="0" t="0" r="17780" b="26670"/>
                      <wp:wrapNone/>
                      <wp:docPr id="4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2020" cy="8305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7F8A7F" w14:textId="68AB17F5" w:rsidR="004C3C7D" w:rsidRPr="002D6C07" w:rsidRDefault="004C3C7D" w:rsidP="004C3C7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>[iteratie].[subiteratie] [starttijd] [schatting]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.1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.2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.3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0BF986" id="_x0000_s1068" style="position:absolute;margin-left:334.8pt;margin-top:579.9pt;width:172.6pt;height:65.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" fillcolor="white [3201]" strokecolor="black [3200]" strokeweight="1pt">
                      <v:textbox>
                        <w:txbxContent>
                          <w:p w14:paraId="377F8A7F" w14:textId="68AB17F5" w:rsidR="004C3C7D" w:rsidRPr="002D6C07" w:rsidRDefault="004C3C7D" w:rsidP="004C3C7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6C07">
                              <w:rPr>
                                <w:sz w:val="18"/>
                                <w:szCs w:val="18"/>
                              </w:rPr>
                              <w:t>[iteratie].[subiteratie] [starttijd] [schatting]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.1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.2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.3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16CBBE9" wp14:editId="638CC500">
                      <wp:simplePos x="0" y="0"/>
                      <wp:positionH relativeFrom="column">
                        <wp:posOffset>4727575</wp:posOffset>
                      </wp:positionH>
                      <wp:positionV relativeFrom="page">
                        <wp:posOffset>3730260</wp:posOffset>
                      </wp:positionV>
                      <wp:extent cx="2192020" cy="830580"/>
                      <wp:effectExtent l="0" t="0" r="17780" b="26670"/>
                      <wp:wrapNone/>
                      <wp:docPr id="4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2020" cy="8305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5152C2" w14:textId="3FC4EF91" w:rsidR="004C3C7D" w:rsidRPr="002D6C07" w:rsidRDefault="004C3C7D" w:rsidP="004C3C7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>[iteratie].[subiteratie] [starttijd] [schatting]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.1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.2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.3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o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6CBBE9" id="_x0000_s1069" style="position:absolute;margin-left:372.25pt;margin-top:293.7pt;width:172.6pt;height:65.4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" fillcolor="white [3201]" strokecolor="black [3200]" strokeweight="1pt">
                      <v:textbox>
                        <w:txbxContent>
                          <w:p w14:paraId="1E5152C2" w14:textId="3FC4EF91" w:rsidR="004C3C7D" w:rsidRPr="002D6C07" w:rsidRDefault="004C3C7D" w:rsidP="004C3C7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6C07">
                              <w:rPr>
                                <w:sz w:val="18"/>
                                <w:szCs w:val="18"/>
                              </w:rPr>
                              <w:t>[iteratie].[subiteratie] [starttijd] [schatting]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.1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.2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.3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2D6C07"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0BE3739" wp14:editId="660E53E4">
                      <wp:simplePos x="0" y="0"/>
                      <wp:positionH relativeFrom="column">
                        <wp:posOffset>4125143</wp:posOffset>
                      </wp:positionH>
                      <wp:positionV relativeFrom="page">
                        <wp:posOffset>1531811</wp:posOffset>
                      </wp:positionV>
                      <wp:extent cx="2192054" cy="830893"/>
                      <wp:effectExtent l="0" t="0" r="17780" b="26670"/>
                      <wp:wrapNone/>
                      <wp:docPr id="4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2054" cy="83089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EC677F" w14:textId="5CEA8C50" w:rsidR="002D6C07" w:rsidRPr="002D6C07" w:rsidRDefault="002D6C07" w:rsidP="002D6C07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>[iteratie].[subiteratie] [starttijd] [schatting]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.1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.2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.3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7F69FB">
                                    <w:rPr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.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t xml:space="preserve">   . : . .   . . .</w:t>
                                  </w:r>
                                  <w:r w:rsidRPr="002D6C07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BE3739" id="_x0000_s1070" style="position:absolute;margin-left:324.8pt;margin-top:120.6pt;width:172.6pt;height:65.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" fillcolor="white [3201]" strokecolor="black [3200]" strokeweight="1pt">
                      <v:textbox>
                        <w:txbxContent>
                          <w:p w14:paraId="68EC677F" w14:textId="5CEA8C50" w:rsidR="002D6C07" w:rsidRPr="002D6C07" w:rsidRDefault="002D6C07" w:rsidP="002D6C0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6C07">
                              <w:rPr>
                                <w:sz w:val="18"/>
                                <w:szCs w:val="18"/>
                              </w:rPr>
                              <w:t>[iteratie].[subiteratie] [starttijd] [schatting]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.1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.2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.3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7F69FB"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t xml:space="preserve">   . : . .   . . .</w:t>
                            </w:r>
                            <w:r w:rsidRPr="002D6C0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ED7BFE"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059FE3C9" wp14:editId="14C267E5">
                      <wp:simplePos x="0" y="0"/>
                      <wp:positionH relativeFrom="column">
                        <wp:posOffset>2547620</wp:posOffset>
                      </wp:positionH>
                      <wp:positionV relativeFrom="page">
                        <wp:posOffset>6889115</wp:posOffset>
                      </wp:positionV>
                      <wp:extent cx="488315" cy="281940"/>
                      <wp:effectExtent l="0" t="0" r="26035" b="22860"/>
                      <wp:wrapNone/>
                      <wp:docPr id="2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3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634135" w14:textId="77777777" w:rsidR="00ED7BFE" w:rsidRPr="00B07C85" w:rsidRDefault="00ED7BFE" w:rsidP="00ED7BFE">
                                  <w:r>
                                    <w:t xml:space="preserve">      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9FE3C9" id="_x0000_s1071" style="position:absolute;margin-left:200.6pt;margin-top:542.45pt;width:38.45pt;height:22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" fillcolor="white [3201]" strokecolor="black [3200]" strokeweight="1pt">
                      <v:textbox>
                        <w:txbxContent>
                          <w:p w14:paraId="4A634135" w14:textId="77777777" w:rsidR="00ED7BFE" w:rsidRPr="00B07C85" w:rsidRDefault="00ED7BFE" w:rsidP="00ED7BFE">
                            <w:r>
                              <w:t xml:space="preserve">      %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ED7BFE"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D1A278F" wp14:editId="6F400555">
                      <wp:simplePos x="0" y="0"/>
                      <wp:positionH relativeFrom="column">
                        <wp:posOffset>5282861</wp:posOffset>
                      </wp:positionH>
                      <wp:positionV relativeFrom="page">
                        <wp:posOffset>3416743</wp:posOffset>
                      </wp:positionV>
                      <wp:extent cx="488515" cy="281940"/>
                      <wp:effectExtent l="0" t="0" r="26035" b="22860"/>
                      <wp:wrapNone/>
                      <wp:docPr id="1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5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DF890B" w14:textId="77777777" w:rsidR="00ED7BFE" w:rsidRPr="00B07C85" w:rsidRDefault="00ED7BFE" w:rsidP="00ED7BFE">
                                  <w:r>
                                    <w:t xml:space="preserve">      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1A278F" id="_x0000_s1072" style="position:absolute;margin-left:415.95pt;margin-top:269.05pt;width:38.45pt;height:22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" fillcolor="white [3201]" strokecolor="black [3200]" strokeweight="1pt">
                      <v:textbox>
                        <w:txbxContent>
                          <w:p w14:paraId="54DF890B" w14:textId="77777777" w:rsidR="00ED7BFE" w:rsidRPr="00B07C85" w:rsidRDefault="00ED7BFE" w:rsidP="00ED7BFE">
                            <w:r>
                              <w:t xml:space="preserve">      %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CD7CF9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33D188F2" wp14:editId="50C977B3">
                      <wp:simplePos x="0" y="0"/>
                      <wp:positionH relativeFrom="column">
                        <wp:posOffset>2684650</wp:posOffset>
                      </wp:positionH>
                      <wp:positionV relativeFrom="paragraph">
                        <wp:posOffset>55802</wp:posOffset>
                      </wp:positionV>
                      <wp:extent cx="3979101" cy="542290"/>
                      <wp:effectExtent l="0" t="0" r="21590" b="1016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79101" cy="5422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68E18A" w14:textId="3722DBEF" w:rsidR="00B85F88" w:rsidRPr="00B85F88" w:rsidRDefault="00B85F88" w:rsidP="00B85F8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85F88">
                                    <w:rPr>
                                      <w:sz w:val="18"/>
                                      <w:szCs w:val="18"/>
                                    </w:rPr>
                                    <w:t>Oplossingsrichting:</w:t>
                                  </w:r>
                                  <w:r w:rsidR="00ED7BFE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Confidence level:       %</w:t>
                                  </w:r>
                                  <w:r w:rsidRPr="00B85F88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  <w:t>Deliverable specificatie:</w:t>
                                  </w:r>
                                  <w:r w:rsidRPr="00B85F88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="00B05011">
                                    <w:rPr>
                                      <w:sz w:val="18"/>
                                      <w:szCs w:val="18"/>
                                    </w:rPr>
                                    <w:t>Analyse:           + ontwerp:           + implementatie:           + test:           =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D188F2" id="Rectangle 13" o:spid="_x0000_s1073" style="position:absolute;margin-left:211.4pt;margin-top:4.4pt;width:313.3pt;height:42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" fillcolor="white [3201]" strokecolor="black [3200]" strokeweight="1pt">
                      <v:textbox>
                        <w:txbxContent>
                          <w:p w14:paraId="7E68E18A" w14:textId="3722DBEF" w:rsidR="00B85F88" w:rsidRPr="00B85F88" w:rsidRDefault="00B85F88" w:rsidP="00B85F8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85F88">
                              <w:rPr>
                                <w:sz w:val="18"/>
                                <w:szCs w:val="18"/>
                              </w:rPr>
                              <w:t>Oplossingsrichting:</w:t>
                            </w:r>
                            <w:r w:rsidR="00ED7BFE"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Confidence level:       %</w:t>
                            </w:r>
                            <w:r w:rsidRPr="00B85F88">
                              <w:rPr>
                                <w:sz w:val="18"/>
                                <w:szCs w:val="18"/>
                              </w:rPr>
                              <w:br/>
                              <w:t>Deliverable specificatie:</w:t>
                            </w:r>
                            <w:r w:rsidRPr="00B85F88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B05011">
                              <w:rPr>
                                <w:sz w:val="18"/>
                                <w:szCs w:val="18"/>
                              </w:rPr>
                              <w:t>Analyse:           + ontwerp:           + implementatie:           + test:           =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41855"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0E5430D" wp14:editId="6B10ED17">
                      <wp:simplePos x="0" y="0"/>
                      <wp:positionH relativeFrom="column">
                        <wp:posOffset>3212195</wp:posOffset>
                      </wp:positionH>
                      <wp:positionV relativeFrom="page">
                        <wp:posOffset>1733550</wp:posOffset>
                      </wp:positionV>
                      <wp:extent cx="765810" cy="281940"/>
                      <wp:effectExtent l="0" t="0" r="15240" b="22860"/>
                      <wp:wrapNone/>
                      <wp:docPr id="7752198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810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E02377" w14:textId="72A6388D" w:rsidR="00B07C85" w:rsidRPr="00B07C85" w:rsidRDefault="00B07C85" w:rsidP="00B07C85">
                                  <w:r w:rsidRPr="00B07C85">
                                    <w:t>Intake: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E5430D" id="_x0000_s1074" style="position:absolute;margin-left:252.95pt;margin-top:136.5pt;width:60.3pt;height:2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" fillcolor="white [3201]" strokecolor="black [3200]" strokeweight="1pt">
                      <v:textbox>
                        <w:txbxContent>
                          <w:p w14:paraId="69E02377" w14:textId="72A6388D" w:rsidR="00B07C85" w:rsidRPr="00B07C85" w:rsidRDefault="00B07C85" w:rsidP="00B07C85">
                            <w:r w:rsidRPr="00B07C85">
                              <w:t>Intake: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941855"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8ABB2A1" wp14:editId="0364844B">
                      <wp:simplePos x="0" y="0"/>
                      <wp:positionH relativeFrom="column">
                        <wp:posOffset>3169285</wp:posOffset>
                      </wp:positionH>
                      <wp:positionV relativeFrom="page">
                        <wp:posOffset>4034790</wp:posOffset>
                      </wp:positionV>
                      <wp:extent cx="765810" cy="281940"/>
                      <wp:effectExtent l="0" t="0" r="15240" b="22860"/>
                      <wp:wrapNone/>
                      <wp:docPr id="131222718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810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8CBFD8" w14:textId="77777777" w:rsidR="00B07C85" w:rsidRPr="00B07C85" w:rsidRDefault="00B07C85" w:rsidP="00B07C85">
                                  <w:r w:rsidRPr="00B07C85">
                                    <w:t>Intake: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ABB2A1" id="_x0000_s1075" style="position:absolute;margin-left:249.55pt;margin-top:317.7pt;width:60.3pt;height:2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" fillcolor="white [3201]" strokecolor="black [3200]" strokeweight="1pt">
                      <v:textbox>
                        <w:txbxContent>
                          <w:p w14:paraId="358CBFD8" w14:textId="77777777" w:rsidR="00B07C85" w:rsidRPr="00B07C85" w:rsidRDefault="00B07C85" w:rsidP="00B07C85">
                            <w:r w:rsidRPr="00B07C85">
                              <w:t>Intake: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941855"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D73ED79" wp14:editId="4233EB51">
                      <wp:simplePos x="0" y="0"/>
                      <wp:positionH relativeFrom="column">
                        <wp:posOffset>3935460</wp:posOffset>
                      </wp:positionH>
                      <wp:positionV relativeFrom="page">
                        <wp:posOffset>4034155</wp:posOffset>
                      </wp:positionV>
                      <wp:extent cx="765810" cy="281940"/>
                      <wp:effectExtent l="0" t="0" r="15240" b="22860"/>
                      <wp:wrapNone/>
                      <wp:docPr id="186271930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810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39E0A3" w14:textId="5F338F47" w:rsidR="00B07C85" w:rsidRPr="00B07C85" w:rsidRDefault="00B07C85" w:rsidP="00B07C85">
                                  <w:r>
                                    <w:t>Analyse</w:t>
                                  </w:r>
                                  <w:r w:rsidRPr="00B07C85"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73ED79" id="_x0000_s1076" style="position:absolute;margin-left:309.9pt;margin-top:317.65pt;width:60.3pt;height:22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" fillcolor="white [3201]" strokecolor="black [3200]" strokeweight="1pt">
                      <v:textbox>
                        <w:txbxContent>
                          <w:p w14:paraId="2539E0A3" w14:textId="5F338F47" w:rsidR="00B07C85" w:rsidRPr="00B07C85" w:rsidRDefault="00B07C85" w:rsidP="00B07C85">
                            <w:r>
                              <w:t>Analyse</w:t>
                            </w:r>
                            <w:r w:rsidRPr="00B07C85">
                              <w:t>: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6E4A02" w:rsidRPr="00EE7E38">
              <w:rPr>
                <w:sz w:val="18"/>
                <w:szCs w:val="18"/>
              </w:rPr>
              <w:t>ANALYSE</w:t>
            </w:r>
            <w:hyperlink w:anchor="f" w:history="1">
              <w:r w:rsidR="0009317D" w:rsidRPr="00EE7E38">
                <w:rPr>
                  <w:rStyle w:val="Hyperlink"/>
                  <w:sz w:val="18"/>
                  <w:szCs w:val="18"/>
                  <w:vertAlign w:val="superscript"/>
                </w:rPr>
                <w:t>6</w:t>
              </w:r>
            </w:hyperlink>
            <w:r w:rsidR="006E4A02" w:rsidRPr="00EE7E38">
              <w:rPr>
                <w:sz w:val="18"/>
                <w:szCs w:val="18"/>
              </w:rPr>
              <w:br/>
            </w:r>
            <w:r w:rsidR="006E4A02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E4A02" w:rsidRPr="00EE7E38">
              <w:rPr>
                <w:sz w:val="18"/>
                <w:szCs w:val="18"/>
              </w:rPr>
              <w:t xml:space="preserve">    </w:t>
            </w:r>
            <w:commentRangeStart w:id="4"/>
            <w:r w:rsidR="006E4A02" w:rsidRPr="00EE7E38">
              <w:rPr>
                <w:sz w:val="18"/>
                <w:szCs w:val="18"/>
              </w:rPr>
              <w:t>Wat</w:t>
            </w:r>
            <w:commentRangeEnd w:id="4"/>
            <w:r w:rsidR="00FC4C6D">
              <w:rPr>
                <w:rStyle w:val="CommentReference"/>
              </w:rPr>
              <w:commentReference w:id="4"/>
            </w:r>
            <w:r w:rsidR="006E4A02" w:rsidRPr="00EE7E38">
              <w:rPr>
                <w:sz w:val="18"/>
                <w:szCs w:val="18"/>
              </w:rPr>
              <w:t xml:space="preserve"> is </w:t>
            </w:r>
            <w:r w:rsidR="00AE6026" w:rsidRPr="00EE7E38">
              <w:rPr>
                <w:sz w:val="18"/>
                <w:szCs w:val="18"/>
              </w:rPr>
              <w:t xml:space="preserve">de aanleiding of wat is het probleem </w:t>
            </w:r>
            <w:r w:rsidR="006E4A02" w:rsidRPr="00EE7E38">
              <w:rPr>
                <w:sz w:val="18"/>
                <w:szCs w:val="18"/>
              </w:rPr>
              <w:t>(BUGS)?</w:t>
            </w:r>
            <w:r w:rsidR="00FC3658" w:rsidRPr="00EE7E38">
              <w:rPr>
                <w:sz w:val="18"/>
                <w:szCs w:val="18"/>
                <w:vertAlign w:val="superscript"/>
              </w:rPr>
              <w:fldChar w:fldCharType="begin"/>
            </w:r>
            <w:r w:rsidR="00FC3658" w:rsidRPr="00EE7E38">
              <w:rPr>
                <w:sz w:val="18"/>
                <w:szCs w:val="18"/>
                <w:vertAlign w:val="superscript"/>
              </w:rPr>
              <w:instrText xml:space="preserve"> REF _Ref146097948 \r \h  \* MERGEFORMAT </w:instrText>
            </w:r>
            <w:r w:rsidR="00FC3658" w:rsidRPr="00EE7E38">
              <w:rPr>
                <w:sz w:val="18"/>
                <w:szCs w:val="18"/>
                <w:vertAlign w:val="superscript"/>
              </w:rPr>
            </w:r>
            <w:r w:rsidR="00FC3658" w:rsidRPr="00EE7E38">
              <w:rPr>
                <w:sz w:val="18"/>
                <w:szCs w:val="18"/>
                <w:vertAlign w:val="superscript"/>
              </w:rPr>
              <w:fldChar w:fldCharType="separate"/>
            </w:r>
            <w:r w:rsidR="008738A7">
              <w:rPr>
                <w:sz w:val="18"/>
                <w:szCs w:val="18"/>
                <w:vertAlign w:val="superscript"/>
              </w:rPr>
              <w:t>2</w:t>
            </w:r>
            <w:r w:rsidR="00FC3658" w:rsidRPr="00EE7E38">
              <w:rPr>
                <w:sz w:val="18"/>
                <w:szCs w:val="18"/>
                <w:vertAlign w:val="superscript"/>
              </w:rPr>
              <w:fldChar w:fldCharType="end"/>
            </w:r>
            <w:r w:rsidR="006E4A02" w:rsidRPr="00EE7E38">
              <w:rPr>
                <w:sz w:val="18"/>
                <w:szCs w:val="18"/>
              </w:rPr>
              <w:br/>
            </w:r>
            <w:r w:rsidR="00BB37FE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BB37FE" w:rsidRPr="00EE7E38">
              <w:rPr>
                <w:sz w:val="18"/>
                <w:szCs w:val="18"/>
              </w:rPr>
              <w:t xml:space="preserve">    Is het issue een Bug? </w:t>
            </w:r>
            <w:r w:rsidR="008F17EE" w:rsidRPr="00EE7E38">
              <w:rPr>
                <w:rFonts w:cstheme="minorHAnsi"/>
                <w:sz w:val="18"/>
                <w:szCs w:val="18"/>
              </w:rPr>
              <w:t xml:space="preserve">→ </w:t>
            </w:r>
            <w:r w:rsidR="00BB37FE" w:rsidRPr="00EE7E38">
              <w:rPr>
                <w:sz w:val="18"/>
                <w:szCs w:val="18"/>
              </w:rPr>
              <w:t>Reproduceer de bug(s)!</w:t>
            </w:r>
            <w:r w:rsidR="00231855" w:rsidRPr="00231855">
              <w:rPr>
                <w:noProof/>
                <w:sz w:val="18"/>
                <w:szCs w:val="18"/>
              </w:rPr>
              <w:t xml:space="preserve"> </w:t>
            </w:r>
            <w:r w:rsidR="00BB37FE" w:rsidRPr="00EE7E38">
              <w:rPr>
                <w:b/>
                <w:bCs/>
                <w:sz w:val="18"/>
                <w:szCs w:val="18"/>
              </w:rPr>
              <w:br/>
            </w:r>
            <w:r w:rsidR="006E4A02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E4A02" w:rsidRPr="00EE7E38">
              <w:rPr>
                <w:sz w:val="18"/>
                <w:szCs w:val="18"/>
              </w:rPr>
              <w:t xml:space="preserve">    </w:t>
            </w:r>
            <w:commentRangeStart w:id="5"/>
            <w:r w:rsidR="006E4A02" w:rsidRPr="00EE7E38">
              <w:rPr>
                <w:sz w:val="18"/>
                <w:szCs w:val="18"/>
              </w:rPr>
              <w:t>Hoe</w:t>
            </w:r>
            <w:commentRangeEnd w:id="5"/>
            <w:r w:rsidR="00FC4C6D">
              <w:rPr>
                <w:rStyle w:val="CommentReference"/>
              </w:rPr>
              <w:commentReference w:id="5"/>
            </w:r>
            <w:r w:rsidR="006E4A02" w:rsidRPr="00EE7E38">
              <w:rPr>
                <w:sz w:val="18"/>
                <w:szCs w:val="18"/>
              </w:rPr>
              <w:t xml:space="preserve"> kun je het oplossen?</w:t>
            </w:r>
            <w:r w:rsidR="003D5D96" w:rsidRPr="00EE7E38">
              <w:rPr>
                <w:sz w:val="18"/>
                <w:szCs w:val="18"/>
                <w:vertAlign w:val="superscript"/>
              </w:rPr>
              <w:fldChar w:fldCharType="begin"/>
            </w:r>
            <w:r w:rsidR="003D5D96" w:rsidRPr="00EE7E38">
              <w:rPr>
                <w:sz w:val="18"/>
                <w:szCs w:val="18"/>
                <w:vertAlign w:val="superscript"/>
              </w:rPr>
              <w:instrText xml:space="preserve"> REF _Ref150171502 \r \h  \* MERGEFORMAT </w:instrText>
            </w:r>
            <w:r w:rsidR="003D5D96" w:rsidRPr="00EE7E38">
              <w:rPr>
                <w:sz w:val="18"/>
                <w:szCs w:val="18"/>
                <w:vertAlign w:val="superscript"/>
              </w:rPr>
            </w:r>
            <w:r w:rsidR="003D5D96" w:rsidRPr="00EE7E38">
              <w:rPr>
                <w:sz w:val="18"/>
                <w:szCs w:val="18"/>
                <w:vertAlign w:val="superscript"/>
              </w:rPr>
              <w:fldChar w:fldCharType="separate"/>
            </w:r>
            <w:r w:rsidR="008738A7">
              <w:rPr>
                <w:sz w:val="18"/>
                <w:szCs w:val="18"/>
                <w:vertAlign w:val="superscript"/>
              </w:rPr>
              <w:t>3</w:t>
            </w:r>
            <w:r w:rsidR="003D5D96" w:rsidRPr="00EE7E38">
              <w:rPr>
                <w:sz w:val="18"/>
                <w:szCs w:val="18"/>
                <w:vertAlign w:val="superscript"/>
              </w:rPr>
              <w:fldChar w:fldCharType="end"/>
            </w:r>
            <w:r w:rsidR="006E4A02" w:rsidRPr="00EE7E38">
              <w:rPr>
                <w:sz w:val="18"/>
                <w:szCs w:val="18"/>
              </w:rPr>
              <w:br/>
            </w:r>
            <w:r w:rsidR="006E4A02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E4A02" w:rsidRPr="00EE7E38">
              <w:rPr>
                <w:sz w:val="18"/>
                <w:szCs w:val="18"/>
              </w:rPr>
              <w:t xml:space="preserve">    </w:t>
            </w:r>
            <w:r w:rsidR="00D95757" w:rsidRPr="00EE7E38">
              <w:rPr>
                <w:sz w:val="18"/>
                <w:szCs w:val="18"/>
              </w:rPr>
              <w:t>O</w:t>
            </w:r>
            <w:r w:rsidR="006E4A02" w:rsidRPr="00EE7E38">
              <w:rPr>
                <w:sz w:val="18"/>
                <w:szCs w:val="18"/>
              </w:rPr>
              <w:t>plossingen bedenken</w:t>
            </w:r>
            <w:r w:rsidR="00D95757" w:rsidRPr="00EE7E38">
              <w:rPr>
                <w:sz w:val="18"/>
                <w:szCs w:val="18"/>
              </w:rPr>
              <w:t xml:space="preserve"> (min</w:t>
            </w:r>
            <w:r w:rsidR="00A526C3" w:rsidRPr="00EE7E38">
              <w:rPr>
                <w:sz w:val="18"/>
                <w:szCs w:val="18"/>
              </w:rPr>
              <w:t>imaal 2)</w:t>
            </w:r>
            <w:r w:rsidR="00F05DF4" w:rsidRPr="00EE7E38">
              <w:rPr>
                <w:sz w:val="18"/>
                <w:szCs w:val="18"/>
              </w:rPr>
              <w:t xml:space="preserve">, </w:t>
            </w:r>
            <w:r w:rsidR="008F003A" w:rsidRPr="00EE7E38">
              <w:rPr>
                <w:sz w:val="18"/>
                <w:szCs w:val="18"/>
              </w:rPr>
              <w:t>gebruik bestaande oplossingen als template voor je ontwerp!</w:t>
            </w:r>
            <w:r w:rsidR="006E4A02" w:rsidRPr="00EE7E38">
              <w:rPr>
                <w:sz w:val="18"/>
                <w:szCs w:val="18"/>
              </w:rPr>
              <w:br/>
            </w:r>
            <w:r w:rsidR="006E4A02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E4A02" w:rsidRPr="00EE7E38">
              <w:rPr>
                <w:b/>
                <w:bCs/>
                <w:sz w:val="18"/>
                <w:szCs w:val="18"/>
              </w:rPr>
              <w:t xml:space="preserve">  </w:t>
            </w:r>
            <w:r w:rsidR="006E4A02" w:rsidRPr="00EE7E38">
              <w:rPr>
                <w:sz w:val="18"/>
                <w:szCs w:val="18"/>
              </w:rPr>
              <w:t xml:space="preserve">  Kies hiervan de oplossing</w:t>
            </w:r>
            <w:r w:rsidR="00ED7BFE">
              <w:rPr>
                <w:sz w:val="18"/>
                <w:szCs w:val="18"/>
              </w:rPr>
              <w:t xml:space="preserve"> met je hoogste confidence level</w:t>
            </w:r>
            <w:r w:rsidR="006E4A02" w:rsidRPr="00EE7E38">
              <w:rPr>
                <w:sz w:val="18"/>
                <w:szCs w:val="18"/>
              </w:rPr>
              <w:t xml:space="preserve"> (KISS)</w:t>
            </w:r>
            <w:r w:rsidR="00A94AF9" w:rsidRPr="00EE7E38">
              <w:rPr>
                <w:sz w:val="18"/>
                <w:szCs w:val="18"/>
              </w:rPr>
              <w:t>, schop de mogelijke oplossingen om</w:t>
            </w:r>
            <w:r w:rsidR="008F003A" w:rsidRPr="00EE7E38">
              <w:rPr>
                <w:sz w:val="18"/>
                <w:szCs w:val="18"/>
              </w:rPr>
              <w:t xml:space="preserve"> </w:t>
            </w:r>
            <w:r w:rsidR="008F003A" w:rsidRPr="00EE7E38">
              <w:rPr>
                <w:rFonts w:cstheme="minorHAnsi"/>
                <w:sz w:val="18"/>
                <w:szCs w:val="18"/>
              </w:rPr>
              <w:t>→ Ik kies...</w:t>
            </w:r>
            <w:hyperlink w:anchor="d" w:history="1">
              <w:r w:rsidR="00027686" w:rsidRPr="00EE7E38">
                <w:rPr>
                  <w:sz w:val="18"/>
                  <w:szCs w:val="18"/>
                  <w:vertAlign w:val="superscript"/>
                </w:rPr>
                <w:t>4</w:t>
              </w:r>
            </w:hyperlink>
            <w:r w:rsidR="008257E1">
              <w:rPr>
                <w:sz w:val="18"/>
                <w:szCs w:val="18"/>
                <w:vertAlign w:val="superscript"/>
              </w:rPr>
              <w:br/>
            </w:r>
            <w:r w:rsidR="008257E1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8257E1" w:rsidRPr="00EE7E38">
              <w:rPr>
                <w:b/>
                <w:bCs/>
                <w:sz w:val="18"/>
                <w:szCs w:val="18"/>
              </w:rPr>
              <w:t xml:space="preserve">  </w:t>
            </w:r>
            <w:r w:rsidR="008257E1" w:rsidRPr="00EE7E38">
              <w:rPr>
                <w:sz w:val="18"/>
                <w:szCs w:val="18"/>
              </w:rPr>
              <w:t xml:space="preserve">  </w:t>
            </w:r>
            <w:r w:rsidR="008257E1">
              <w:rPr>
                <w:sz w:val="18"/>
                <w:szCs w:val="18"/>
              </w:rPr>
              <w:t>Heb je een expliciete referentie bij je gekozen oplossing benoemd?</w:t>
            </w:r>
            <w:r w:rsidR="00101D75" w:rsidRPr="00EE7E38">
              <w:rPr>
                <w:sz w:val="18"/>
                <w:szCs w:val="18"/>
              </w:rPr>
              <w:br/>
            </w:r>
            <w:r w:rsidR="00C04559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C04559" w:rsidRPr="00EE7E38">
              <w:rPr>
                <w:b/>
                <w:bCs/>
                <w:sz w:val="18"/>
                <w:szCs w:val="18"/>
              </w:rPr>
              <w:t xml:space="preserve">  </w:t>
            </w:r>
            <w:r w:rsidR="00C04559" w:rsidRPr="00EE7E38">
              <w:rPr>
                <w:sz w:val="18"/>
                <w:szCs w:val="18"/>
              </w:rPr>
              <w:t xml:space="preserve">  Ik heb actiepunten uit Excel bestand verwerkt</w:t>
            </w:r>
            <w:r w:rsidR="00941855">
              <w:rPr>
                <w:sz w:val="18"/>
                <w:szCs w:val="18"/>
              </w:rPr>
              <w:t xml:space="preserve"> en Jira ge</w:t>
            </w:r>
            <w:r w:rsidR="00941855" w:rsidRPr="00941855">
              <w:rPr>
                <w:sz w:val="18"/>
                <w:szCs w:val="18"/>
              </w:rPr>
              <w:t>üpdated</w:t>
            </w:r>
            <w:r w:rsidR="00897EB6" w:rsidRPr="00EE7E38">
              <w:rPr>
                <w:sz w:val="18"/>
                <w:szCs w:val="18"/>
              </w:rPr>
              <w:br/>
            </w:r>
            <w:r w:rsidR="006E4A02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E4A02" w:rsidRPr="00EE7E38">
              <w:rPr>
                <w:b/>
                <w:bCs/>
                <w:sz w:val="18"/>
                <w:szCs w:val="18"/>
              </w:rPr>
              <w:t xml:space="preserve"> </w:t>
            </w:r>
            <w:r w:rsidR="006E4A02" w:rsidRPr="00EE7E38">
              <w:rPr>
                <w:sz w:val="18"/>
                <w:szCs w:val="18"/>
              </w:rPr>
              <w:t xml:space="preserve">   </w:t>
            </w:r>
            <w:r w:rsidR="006E4A02" w:rsidRPr="00EE7E38">
              <w:rPr>
                <w:color w:val="FF0000"/>
                <w:sz w:val="18"/>
                <w:szCs w:val="18"/>
              </w:rPr>
              <w:t>Controle/contact moment met Jeroen</w:t>
            </w:r>
            <w:r w:rsidR="00B04993" w:rsidRPr="00EE7E38">
              <w:rPr>
                <w:color w:val="FF0000"/>
                <w:sz w:val="18"/>
                <w:szCs w:val="18"/>
              </w:rPr>
              <w:br/>
            </w:r>
            <w:r w:rsidR="006A4655" w:rsidRPr="00EE7E38">
              <w:rPr>
                <w:rFonts w:cstheme="minorHAnsi"/>
                <w:sz w:val="18"/>
                <w:szCs w:val="18"/>
              </w:rPr>
              <w:t>→</w:t>
            </w:r>
            <w:r w:rsidR="006A4655" w:rsidRPr="00EE7E38">
              <w:rPr>
                <w:sz w:val="18"/>
                <w:szCs w:val="18"/>
              </w:rPr>
              <w:t xml:space="preserve"> Waarom heeft de opdrachtgever deze keuze gemaakt?</w:t>
            </w:r>
            <w:r w:rsidR="0009317D" w:rsidRPr="00EE7E38">
              <w:rPr>
                <w:sz w:val="18"/>
                <w:szCs w:val="18"/>
                <w:vertAlign w:val="superscript"/>
              </w:rPr>
              <w:t xml:space="preserve"> </w:t>
            </w:r>
            <w:hyperlink w:anchor="g" w:history="1">
              <w:r w:rsidR="0009317D" w:rsidRPr="00EE7E38">
                <w:rPr>
                  <w:rStyle w:val="Hyperlink"/>
                  <w:sz w:val="18"/>
                  <w:szCs w:val="18"/>
                  <w:vertAlign w:val="superscript"/>
                </w:rPr>
                <w:t>7</w:t>
              </w:r>
            </w:hyperlink>
            <w:r w:rsidR="006A4655" w:rsidRPr="00EE7E38">
              <w:rPr>
                <w:rFonts w:cstheme="minorHAnsi"/>
                <w:sz w:val="18"/>
                <w:szCs w:val="18"/>
              </w:rPr>
              <w:br/>
            </w:r>
            <w:r w:rsidR="00CD5093" w:rsidRPr="00EE7E38">
              <w:rPr>
                <w:rFonts w:cstheme="minorHAnsi"/>
                <w:sz w:val="18"/>
                <w:szCs w:val="18"/>
              </w:rPr>
              <w:t>→</w:t>
            </w:r>
            <w:r w:rsidR="00CD5093" w:rsidRPr="00EE7E38">
              <w:rPr>
                <w:sz w:val="18"/>
                <w:szCs w:val="18"/>
              </w:rPr>
              <w:t xml:space="preserve"> </w:t>
            </w:r>
            <w:r w:rsidR="0038249B" w:rsidRPr="00EE7E38">
              <w:rPr>
                <w:sz w:val="18"/>
                <w:szCs w:val="18"/>
              </w:rPr>
              <w:t>Waarom is dit nodig?</w:t>
            </w:r>
            <w:r w:rsidR="006A4655" w:rsidRPr="00EE7E38">
              <w:rPr>
                <w:sz w:val="18"/>
                <w:szCs w:val="18"/>
              </w:rPr>
              <w:br/>
            </w:r>
            <w:r w:rsidR="006A4655" w:rsidRPr="00EE7E38">
              <w:rPr>
                <w:rFonts w:cstheme="minorHAnsi"/>
                <w:sz w:val="18"/>
                <w:szCs w:val="18"/>
              </w:rPr>
              <w:t>→</w:t>
            </w:r>
            <w:r w:rsidR="006A4655" w:rsidRPr="00EE7E38">
              <w:rPr>
                <w:sz w:val="18"/>
                <w:szCs w:val="18"/>
              </w:rPr>
              <w:t xml:space="preserve"> </w:t>
            </w:r>
            <w:r w:rsidR="0038249B" w:rsidRPr="00EE7E38">
              <w:rPr>
                <w:sz w:val="18"/>
                <w:szCs w:val="18"/>
              </w:rPr>
              <w:t>Hoe werkt het?</w:t>
            </w:r>
            <w:r w:rsidR="00A94AF9" w:rsidRPr="00EE7E38">
              <w:rPr>
                <w:sz w:val="18"/>
                <w:szCs w:val="18"/>
              </w:rPr>
              <w:t xml:space="preserve"> Heb je de requirements opgeschreven?</w:t>
            </w:r>
            <w:r w:rsidR="001D2CB0" w:rsidRPr="00EE7E38">
              <w:rPr>
                <w:sz w:val="18"/>
                <w:szCs w:val="18"/>
              </w:rPr>
              <w:br/>
            </w:r>
            <w:r w:rsidR="00CD5093" w:rsidRPr="00EE7E38">
              <w:rPr>
                <w:rFonts w:cstheme="minorHAnsi"/>
                <w:sz w:val="18"/>
                <w:szCs w:val="18"/>
              </w:rPr>
              <w:t>→</w:t>
            </w:r>
            <w:r w:rsidR="00324EDD" w:rsidRPr="00EE7E38">
              <w:rPr>
                <w:sz w:val="18"/>
                <w:szCs w:val="18"/>
              </w:rPr>
              <w:t xml:space="preserve"> </w:t>
            </w:r>
            <w:r w:rsidR="00DD0C14" w:rsidRPr="00EE7E38">
              <w:rPr>
                <w:rFonts w:cstheme="minorHAnsi"/>
                <w:sz w:val="18"/>
                <w:szCs w:val="18"/>
              </w:rPr>
              <w:t>Zijn er bijzondere afhandelingen voor oudere systemen?</w:t>
            </w:r>
            <w:r w:rsidR="00B65FF0" w:rsidRPr="00EE7E38">
              <w:rPr>
                <w:rFonts w:cstheme="minorHAnsi"/>
                <w:sz w:val="18"/>
                <w:szCs w:val="18"/>
              </w:rPr>
              <w:t xml:space="preserve"> Is de implementatie altijd zo geweest</w:t>
            </w:r>
            <w:r w:rsidR="008257E1">
              <w:rPr>
                <w:rFonts w:cstheme="minorHAnsi"/>
                <w:sz w:val="18"/>
                <w:szCs w:val="18"/>
              </w:rPr>
              <w:t>?</w:t>
            </w:r>
            <w:r w:rsidR="00324EDD" w:rsidRPr="00EE7E38">
              <w:rPr>
                <w:sz w:val="18"/>
                <w:szCs w:val="18"/>
              </w:rPr>
              <w:br/>
            </w:r>
            <w:r w:rsidR="00CD5093" w:rsidRPr="00EE7E38">
              <w:rPr>
                <w:rFonts w:cstheme="minorHAnsi"/>
                <w:sz w:val="18"/>
                <w:szCs w:val="18"/>
              </w:rPr>
              <w:t>→</w:t>
            </w:r>
            <w:r w:rsidR="006E4A02" w:rsidRPr="00EE7E38">
              <w:rPr>
                <w:sz w:val="18"/>
                <w:szCs w:val="18"/>
              </w:rPr>
              <w:t xml:space="preserve"> </w:t>
            </w:r>
            <w:r w:rsidR="00961FF5" w:rsidRPr="00EE7E38">
              <w:rPr>
                <w:sz w:val="18"/>
                <w:szCs w:val="18"/>
              </w:rPr>
              <w:t>I</w:t>
            </w:r>
            <w:r w:rsidR="006E4A02" w:rsidRPr="00EE7E38">
              <w:rPr>
                <w:sz w:val="18"/>
                <w:szCs w:val="18"/>
              </w:rPr>
              <w:t>s het inderdaad de meest eenvoudige oplossing</w:t>
            </w:r>
            <w:r w:rsidR="00324EDD" w:rsidRPr="00EE7E38">
              <w:rPr>
                <w:sz w:val="18"/>
                <w:szCs w:val="18"/>
              </w:rPr>
              <w:t>?</w:t>
            </w:r>
            <w:r w:rsidR="0038249B" w:rsidRPr="00EE7E38">
              <w:rPr>
                <w:sz w:val="18"/>
                <w:szCs w:val="18"/>
              </w:rPr>
              <w:br/>
            </w:r>
            <w:r w:rsidR="004B06A5" w:rsidRPr="00EE7E38">
              <w:rPr>
                <w:rFonts w:cstheme="minorHAnsi"/>
                <w:sz w:val="18"/>
                <w:szCs w:val="18"/>
              </w:rPr>
              <w:t>→</w:t>
            </w:r>
            <w:r w:rsidR="004B06A5" w:rsidRPr="00EE7E38">
              <w:rPr>
                <w:sz w:val="18"/>
                <w:szCs w:val="18"/>
              </w:rPr>
              <w:t xml:space="preserve"> Verwachte effort schatting afstemmen</w:t>
            </w:r>
            <w:r w:rsidR="004B06A5" w:rsidRPr="00EE7E3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Geen expliciete toestemming gekregen om de volgende status uit te voeren</w:t>
            </w:r>
            <w:r w:rsidR="00A65BD4" w:rsidRPr="00EE7E38">
              <w:rPr>
                <w:sz w:val="18"/>
                <w:szCs w:val="18"/>
              </w:rPr>
              <w:t xml:space="preserve">? </w:t>
            </w:r>
            <w:r w:rsidR="00961FF5" w:rsidRPr="00EE7E38">
              <w:rPr>
                <w:rFonts w:cstheme="minorHAnsi"/>
                <w:sz w:val="18"/>
                <w:szCs w:val="18"/>
              </w:rPr>
              <w:t>→</w:t>
            </w:r>
            <w:r w:rsidR="00A65BD4" w:rsidRPr="00EE7E38">
              <w:rPr>
                <w:rFonts w:cstheme="minorHAnsi"/>
                <w:sz w:val="18"/>
                <w:szCs w:val="18"/>
              </w:rPr>
              <w:t xml:space="preserve"> </w:t>
            </w:r>
            <w:r w:rsidR="00961FF5" w:rsidRPr="00EE7E38">
              <w:rPr>
                <w:sz w:val="18"/>
                <w:szCs w:val="18"/>
              </w:rPr>
              <w:t>d</w:t>
            </w:r>
            <w:r w:rsidR="006E4A02" w:rsidRPr="00EE7E38">
              <w:rPr>
                <w:sz w:val="18"/>
                <w:szCs w:val="18"/>
              </w:rPr>
              <w:t xml:space="preserve">an terug naar </w:t>
            </w:r>
            <w:r w:rsidR="00961FF5" w:rsidRPr="00EE7E38">
              <w:rPr>
                <w:sz w:val="18"/>
                <w:szCs w:val="18"/>
              </w:rPr>
              <w:t xml:space="preserve">begin </w:t>
            </w:r>
            <w:r w:rsidR="006E4A02" w:rsidRPr="00EE7E38">
              <w:rPr>
                <w:sz w:val="18"/>
                <w:szCs w:val="18"/>
              </w:rPr>
              <w:t>analyse.</w:t>
            </w:r>
            <w:r w:rsidR="006E4A02" w:rsidRPr="00EE7E38">
              <w:rPr>
                <w:sz w:val="18"/>
                <w:szCs w:val="18"/>
              </w:rPr>
              <w:br/>
              <w:t xml:space="preserve"> </w:t>
            </w:r>
            <w:r w:rsidR="006E4A02" w:rsidRPr="00EE7E38">
              <w:rPr>
                <w:sz w:val="18"/>
                <w:szCs w:val="18"/>
              </w:rPr>
              <w:br/>
              <w:t>DESIGN/ONTWERP</w:t>
            </w:r>
            <w:hyperlink w:anchor="i" w:history="1">
              <w:r w:rsidR="008750EB" w:rsidRPr="00EE7E38">
                <w:rPr>
                  <w:rStyle w:val="Hyperlink"/>
                  <w:sz w:val="18"/>
                  <w:szCs w:val="18"/>
                  <w:vertAlign w:val="superscript"/>
                </w:rPr>
                <w:t>9</w:t>
              </w:r>
            </w:hyperlink>
            <w:r w:rsidR="006E4A02" w:rsidRPr="00EE7E38">
              <w:rPr>
                <w:sz w:val="18"/>
                <w:szCs w:val="18"/>
              </w:rPr>
              <w:br/>
            </w:r>
            <w:r w:rsidR="006E4A02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E4A02" w:rsidRPr="00EE7E38">
              <w:rPr>
                <w:b/>
                <w:bCs/>
                <w:sz w:val="18"/>
                <w:szCs w:val="18"/>
              </w:rPr>
              <w:t xml:space="preserve"> </w:t>
            </w:r>
            <w:r w:rsidR="006E4A02" w:rsidRPr="00EE7E38">
              <w:rPr>
                <w:sz w:val="18"/>
                <w:szCs w:val="18"/>
              </w:rPr>
              <w:t xml:space="preserve">   </w:t>
            </w:r>
            <w:commentRangeStart w:id="6"/>
            <w:r w:rsidR="00DB4168" w:rsidRPr="00EE7E38">
              <w:rPr>
                <w:sz w:val="18"/>
                <w:szCs w:val="18"/>
              </w:rPr>
              <w:t>Eerst</w:t>
            </w:r>
            <w:commentRangeEnd w:id="6"/>
            <w:r w:rsidR="00FC4C6D">
              <w:rPr>
                <w:rStyle w:val="CommentReference"/>
              </w:rPr>
              <w:commentReference w:id="6"/>
            </w:r>
            <w:r w:rsidR="00DB4168" w:rsidRPr="00EE7E38">
              <w:rPr>
                <w:sz w:val="18"/>
                <w:szCs w:val="18"/>
              </w:rPr>
              <w:t xml:space="preserve"> concept kiezen</w:t>
            </w:r>
            <w:r w:rsidR="008750EB" w:rsidRPr="00EE7E38">
              <w:rPr>
                <w:sz w:val="18"/>
                <w:szCs w:val="18"/>
              </w:rPr>
              <w:t>, eventueel p</w:t>
            </w:r>
            <w:r w:rsidR="006E4A02" w:rsidRPr="00EE7E38">
              <w:rPr>
                <w:sz w:val="18"/>
                <w:szCs w:val="18"/>
              </w:rPr>
              <w:t>seudo codes invoeren</w:t>
            </w:r>
            <w:r w:rsidR="008750EB" w:rsidRPr="00EE7E38">
              <w:rPr>
                <w:sz w:val="18"/>
                <w:szCs w:val="18"/>
              </w:rPr>
              <w:t xml:space="preserve"> of meteen implementeren.</w:t>
            </w:r>
            <w:r w:rsidR="0045736D" w:rsidRPr="00EE7E38">
              <w:rPr>
                <w:sz w:val="18"/>
                <w:szCs w:val="18"/>
              </w:rPr>
              <w:t xml:space="preserve"> </w:t>
            </w:r>
            <w:r w:rsidR="008750EB" w:rsidRPr="00EE7E38">
              <w:rPr>
                <w:sz w:val="18"/>
                <w:szCs w:val="18"/>
              </w:rPr>
              <w:t>W</w:t>
            </w:r>
            <w:r w:rsidR="0045736D" w:rsidRPr="00EE7E38">
              <w:rPr>
                <w:sz w:val="18"/>
                <w:szCs w:val="18"/>
              </w:rPr>
              <w:t>at is de referentie?</w:t>
            </w:r>
            <w:hyperlink w:anchor="k" w:history="1">
              <w:r w:rsidR="009773AF" w:rsidRPr="00EE7E38">
                <w:rPr>
                  <w:rStyle w:val="Hyperlink"/>
                  <w:sz w:val="18"/>
                  <w:szCs w:val="18"/>
                  <w:vertAlign w:val="superscript"/>
                </w:rPr>
                <w:t>11</w:t>
              </w:r>
            </w:hyperlink>
            <w:r w:rsidR="000C0553" w:rsidRPr="00EE7E38">
              <w:rPr>
                <w:sz w:val="18"/>
                <w:szCs w:val="18"/>
              </w:rPr>
              <w:br/>
            </w:r>
            <w:r w:rsidR="000C0553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1E1C69" w:rsidRPr="00EE7E38">
              <w:rPr>
                <w:b/>
                <w:bCs/>
                <w:sz w:val="18"/>
                <w:szCs w:val="18"/>
              </w:rPr>
              <w:t xml:space="preserve"> </w:t>
            </w:r>
            <w:r w:rsidR="001E1C69" w:rsidRPr="00EE7E38">
              <w:rPr>
                <w:sz w:val="18"/>
                <w:szCs w:val="18"/>
              </w:rPr>
              <w:t xml:space="preserve">   </w:t>
            </w:r>
            <w:r w:rsidR="00E82A04" w:rsidRPr="00EE7E38">
              <w:rPr>
                <w:sz w:val="18"/>
                <w:szCs w:val="18"/>
              </w:rPr>
              <w:t xml:space="preserve">Ben ik nog bezig met het implementeren van het </w:t>
            </w:r>
            <w:r w:rsidR="008F003A" w:rsidRPr="00EE7E38">
              <w:rPr>
                <w:sz w:val="18"/>
                <w:szCs w:val="18"/>
              </w:rPr>
              <w:t>gekozen template, op de kop af</w:t>
            </w:r>
            <w:r w:rsidR="00E82A04" w:rsidRPr="00EE7E38">
              <w:rPr>
                <w:sz w:val="18"/>
                <w:szCs w:val="18"/>
              </w:rPr>
              <w:t>?</w:t>
            </w:r>
            <w:r w:rsidR="00ED7BFE">
              <w:rPr>
                <w:sz w:val="18"/>
                <w:szCs w:val="18"/>
              </w:rPr>
              <w:t xml:space="preserve"> Wat is je confidence level?</w:t>
            </w:r>
            <w:r w:rsidR="00ED7BFE" w:rsidRPr="00EE7E38">
              <w:rPr>
                <w:noProof/>
                <w:sz w:val="18"/>
                <w:szCs w:val="18"/>
              </w:rPr>
              <w:t xml:space="preserve"> </w:t>
            </w:r>
            <w:r w:rsidR="006E4A02" w:rsidRPr="00EE7E38">
              <w:rPr>
                <w:sz w:val="18"/>
                <w:szCs w:val="18"/>
              </w:rPr>
              <w:br/>
            </w:r>
            <w:r w:rsidR="006E4A02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E4A02" w:rsidRPr="00EE7E38">
              <w:rPr>
                <w:b/>
                <w:bCs/>
                <w:sz w:val="18"/>
                <w:szCs w:val="18"/>
              </w:rPr>
              <w:t xml:space="preserve"> </w:t>
            </w:r>
            <w:r w:rsidR="006E4A02" w:rsidRPr="00EE7E38">
              <w:rPr>
                <w:sz w:val="18"/>
                <w:szCs w:val="18"/>
              </w:rPr>
              <w:t xml:space="preserve">   </w:t>
            </w:r>
            <w:r w:rsidR="001D2CB0" w:rsidRPr="00EE7E38">
              <w:rPr>
                <w:sz w:val="18"/>
                <w:szCs w:val="18"/>
              </w:rPr>
              <w:t>Verwachte e</w:t>
            </w:r>
            <w:r w:rsidR="006E4A02" w:rsidRPr="00EE7E38">
              <w:rPr>
                <w:sz w:val="18"/>
                <w:szCs w:val="18"/>
              </w:rPr>
              <w:t>ffort schatting</w:t>
            </w:r>
            <w:r w:rsidR="001D2CB0" w:rsidRPr="00EE7E38">
              <w:rPr>
                <w:sz w:val="18"/>
                <w:szCs w:val="18"/>
              </w:rPr>
              <w:t xml:space="preserve"> eventueel aanpassen</w:t>
            </w:r>
            <w:r w:rsidR="009E6AE9" w:rsidRPr="00EE7E38">
              <w:rPr>
                <w:sz w:val="18"/>
                <w:szCs w:val="18"/>
              </w:rPr>
              <w:br/>
            </w:r>
            <w:r w:rsidR="009E6AE9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9E6AE9" w:rsidRPr="00EE7E38">
              <w:rPr>
                <w:b/>
                <w:bCs/>
                <w:sz w:val="18"/>
                <w:szCs w:val="18"/>
              </w:rPr>
              <w:t xml:space="preserve">     </w:t>
            </w:r>
            <w:bookmarkStart w:id="7" w:name="_Hlk147998210"/>
            <w:r w:rsidR="009E6AE9" w:rsidRPr="00EE7E38">
              <w:rPr>
                <w:sz w:val="18"/>
                <w:szCs w:val="18"/>
              </w:rPr>
              <w:t xml:space="preserve">Is de pseudocode </w:t>
            </w:r>
            <w:r w:rsidR="00BE77A0" w:rsidRPr="00EE7E38">
              <w:rPr>
                <w:sz w:val="18"/>
                <w:szCs w:val="18"/>
              </w:rPr>
              <w:t>juist?</w:t>
            </w:r>
            <w:bookmarkEnd w:id="7"/>
            <w:r w:rsidR="008C0B5E" w:rsidRPr="00EE7E38">
              <w:rPr>
                <w:sz w:val="18"/>
                <w:szCs w:val="18"/>
                <w:vertAlign w:val="superscript"/>
              </w:rPr>
              <w:fldChar w:fldCharType="begin"/>
            </w:r>
            <w:r w:rsidR="008C0B5E" w:rsidRPr="00EE7E38">
              <w:rPr>
                <w:sz w:val="18"/>
                <w:szCs w:val="18"/>
                <w:vertAlign w:val="superscript"/>
              </w:rPr>
              <w:instrText xml:space="preserve"> REF _Ref146097948 \r \h  \* MERGEFORMAT </w:instrText>
            </w:r>
            <w:r w:rsidR="008C0B5E" w:rsidRPr="00EE7E38">
              <w:rPr>
                <w:sz w:val="18"/>
                <w:szCs w:val="18"/>
                <w:vertAlign w:val="superscript"/>
              </w:rPr>
            </w:r>
            <w:r w:rsidR="008C0B5E" w:rsidRPr="00EE7E38">
              <w:rPr>
                <w:sz w:val="18"/>
                <w:szCs w:val="18"/>
                <w:vertAlign w:val="superscript"/>
              </w:rPr>
              <w:fldChar w:fldCharType="separate"/>
            </w:r>
            <w:r w:rsidR="008738A7">
              <w:rPr>
                <w:sz w:val="18"/>
                <w:szCs w:val="18"/>
                <w:vertAlign w:val="superscript"/>
              </w:rPr>
              <w:t>2</w:t>
            </w:r>
            <w:r w:rsidR="008C0B5E" w:rsidRPr="00EE7E38">
              <w:rPr>
                <w:sz w:val="18"/>
                <w:szCs w:val="18"/>
                <w:vertAlign w:val="superscript"/>
              </w:rPr>
              <w:fldChar w:fldCharType="end"/>
            </w:r>
            <w:r w:rsidR="00BE77A0" w:rsidRPr="00EE7E38">
              <w:rPr>
                <w:sz w:val="18"/>
                <w:szCs w:val="18"/>
              </w:rPr>
              <w:t xml:space="preserve"> Zit hij op de juiste plek?</w:t>
            </w:r>
            <w:r w:rsidR="00DE7D0C" w:rsidRPr="00EE7E38">
              <w:rPr>
                <w:sz w:val="18"/>
                <w:szCs w:val="18"/>
              </w:rPr>
              <w:t xml:space="preserve"> Niet </w:t>
            </w:r>
            <w:r w:rsidR="00961FF5" w:rsidRPr="00EE7E38">
              <w:rPr>
                <w:rFonts w:cstheme="minorHAnsi"/>
                <w:sz w:val="18"/>
                <w:szCs w:val="18"/>
              </w:rPr>
              <w:t>→</w:t>
            </w:r>
            <w:r w:rsidR="00DE7D0C" w:rsidRPr="00EE7E38">
              <w:rPr>
                <w:sz w:val="18"/>
                <w:szCs w:val="18"/>
              </w:rPr>
              <w:t>dan terug</w:t>
            </w:r>
            <w:r w:rsidR="00B05B22" w:rsidRPr="00EE7E38">
              <w:rPr>
                <w:sz w:val="18"/>
                <w:szCs w:val="18"/>
              </w:rPr>
              <w:t>!</w:t>
            </w:r>
            <w:r w:rsidR="006E4A02" w:rsidRPr="00EE7E38">
              <w:rPr>
                <w:sz w:val="18"/>
                <w:szCs w:val="18"/>
              </w:rPr>
              <w:br/>
            </w:r>
            <w:r w:rsidR="00961FF5" w:rsidRPr="00EE7E38">
              <w:rPr>
                <w:sz w:val="18"/>
                <w:szCs w:val="18"/>
              </w:rPr>
              <w:t xml:space="preserve">        </w:t>
            </w:r>
            <w:r w:rsidR="006E4A02" w:rsidRPr="00EE7E38">
              <w:rPr>
                <w:sz w:val="18"/>
                <w:szCs w:val="18"/>
              </w:rPr>
              <w:t xml:space="preserve">Proces tot nu toe bespreken. </w:t>
            </w:r>
            <w:r w:rsidR="00C04559" w:rsidRPr="00EE7E38">
              <w:rPr>
                <w:sz w:val="18"/>
                <w:szCs w:val="18"/>
              </w:rPr>
              <w:br/>
            </w:r>
            <w:r w:rsidR="00C04559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C04559" w:rsidRPr="00EE7E38">
              <w:rPr>
                <w:b/>
                <w:bCs/>
                <w:sz w:val="18"/>
                <w:szCs w:val="18"/>
              </w:rPr>
              <w:t xml:space="preserve">  </w:t>
            </w:r>
            <w:r w:rsidR="00C04559" w:rsidRPr="00EE7E38">
              <w:rPr>
                <w:sz w:val="18"/>
                <w:szCs w:val="18"/>
              </w:rPr>
              <w:t xml:space="preserve">  Ik heb actiepunten uit Excel bestand verwerkt</w:t>
            </w:r>
            <w:r w:rsidR="00941855">
              <w:rPr>
                <w:sz w:val="18"/>
                <w:szCs w:val="18"/>
              </w:rPr>
              <w:t xml:space="preserve"> en Jira ge</w:t>
            </w:r>
            <w:r w:rsidR="00941855" w:rsidRPr="00941855">
              <w:rPr>
                <w:sz w:val="18"/>
                <w:szCs w:val="18"/>
              </w:rPr>
              <w:t>üpdated</w:t>
            </w:r>
            <w:r w:rsidR="00C04559" w:rsidRPr="00EE7E38">
              <w:rPr>
                <w:sz w:val="18"/>
                <w:szCs w:val="18"/>
              </w:rPr>
              <w:br/>
            </w:r>
            <w:r w:rsidR="006B47DC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B47DC" w:rsidRPr="00EE7E38">
              <w:rPr>
                <w:sz w:val="18"/>
                <w:szCs w:val="18"/>
              </w:rPr>
              <w:t xml:space="preserve">    </w:t>
            </w:r>
            <w:r w:rsidR="006B47DC" w:rsidRPr="00EE7E38">
              <w:rPr>
                <w:color w:val="FF0000"/>
                <w:sz w:val="18"/>
                <w:szCs w:val="18"/>
              </w:rPr>
              <w:t>Controle/contact moment met Jeroen</w:t>
            </w:r>
            <w:r w:rsidR="006E4A02" w:rsidRPr="00EE7E38">
              <w:rPr>
                <w:sz w:val="18"/>
                <w:szCs w:val="18"/>
              </w:rPr>
              <w:br/>
            </w:r>
            <w:r w:rsidR="001F4A90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1F4A90" w:rsidRPr="00EE7E38">
              <w:rPr>
                <w:b/>
                <w:bCs/>
                <w:sz w:val="18"/>
                <w:szCs w:val="18"/>
              </w:rPr>
              <w:t xml:space="preserve"> </w:t>
            </w:r>
            <w:r w:rsidR="006E4A02" w:rsidRPr="00EE7E38">
              <w:rPr>
                <w:sz w:val="18"/>
                <w:szCs w:val="18"/>
              </w:rPr>
              <w:t xml:space="preserve">    </w:t>
            </w:r>
            <w:r w:rsidR="004E763A" w:rsidRPr="00EE7E38">
              <w:rPr>
                <w:sz w:val="18"/>
                <w:szCs w:val="18"/>
              </w:rPr>
              <w:t xml:space="preserve">Geef oordeel over meest effectieve oplossing. </w:t>
            </w:r>
            <w:r w:rsidR="006E4A02" w:rsidRPr="00EE7E38">
              <w:rPr>
                <w:sz w:val="18"/>
                <w:szCs w:val="18"/>
              </w:rPr>
              <w:t xml:space="preserve">Is Jeroen akkoord? </w:t>
            </w:r>
            <w:r w:rsidR="00961FF5" w:rsidRPr="00EE7E38">
              <w:rPr>
                <w:rFonts w:cstheme="minorHAnsi"/>
                <w:sz w:val="18"/>
                <w:szCs w:val="18"/>
              </w:rPr>
              <w:t>→d</w:t>
            </w:r>
            <w:r w:rsidR="006E4A02" w:rsidRPr="00EE7E38">
              <w:rPr>
                <w:sz w:val="18"/>
                <w:szCs w:val="18"/>
              </w:rPr>
              <w:t xml:space="preserve">oor met de opdracht.  </w:t>
            </w:r>
            <w:r w:rsidR="006E4A02" w:rsidRPr="00EE7E3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Geen expliciete toestemming gekregen om de volgende status uit te voeren</w:t>
            </w:r>
            <w:r w:rsidRPr="00EE7E38">
              <w:rPr>
                <w:sz w:val="18"/>
                <w:szCs w:val="18"/>
              </w:rPr>
              <w:t xml:space="preserve">? </w:t>
            </w:r>
            <w:r w:rsidRPr="00EE7E38">
              <w:rPr>
                <w:rFonts w:cstheme="minorHAnsi"/>
                <w:sz w:val="18"/>
                <w:szCs w:val="18"/>
              </w:rPr>
              <w:t xml:space="preserve">→ </w:t>
            </w:r>
            <w:r w:rsidRPr="00EE7E38">
              <w:rPr>
                <w:sz w:val="18"/>
                <w:szCs w:val="18"/>
              </w:rPr>
              <w:t xml:space="preserve">dan </w:t>
            </w:r>
            <w:r w:rsidR="006E4A02" w:rsidRPr="00EE7E38">
              <w:rPr>
                <w:sz w:val="18"/>
                <w:szCs w:val="18"/>
              </w:rPr>
              <w:t>terug naar</w:t>
            </w:r>
            <w:r>
              <w:rPr>
                <w:sz w:val="18"/>
                <w:szCs w:val="18"/>
              </w:rPr>
              <w:t xml:space="preserve"> begin</w:t>
            </w:r>
            <w:r w:rsidR="006E4A02" w:rsidRPr="00EE7E38">
              <w:rPr>
                <w:sz w:val="18"/>
                <w:szCs w:val="18"/>
              </w:rPr>
              <w:t xml:space="preserve"> design/ontwerp.</w:t>
            </w:r>
            <w:r w:rsidR="006E4A02" w:rsidRPr="00EE7E38">
              <w:rPr>
                <w:sz w:val="18"/>
                <w:szCs w:val="18"/>
              </w:rPr>
              <w:br/>
              <w:t>IMPLEMENTATIE</w:t>
            </w:r>
            <w:r w:rsidR="003B5235" w:rsidRPr="00EE7E38">
              <w:rPr>
                <w:sz w:val="18"/>
                <w:szCs w:val="18"/>
              </w:rPr>
              <w:t xml:space="preserve"> </w:t>
            </w:r>
            <w:r w:rsidR="003A10CC" w:rsidRPr="00EE7E38">
              <w:rPr>
                <w:sz w:val="18"/>
                <w:szCs w:val="18"/>
              </w:rPr>
              <w:t xml:space="preserve">      </w:t>
            </w:r>
            <w:r w:rsidR="007A2211" w:rsidRPr="00EE7E38">
              <w:rPr>
                <w:color w:val="FF0000"/>
                <w:sz w:val="18"/>
                <w:szCs w:val="18"/>
              </w:rPr>
              <w:t>Se</w:t>
            </w:r>
            <w:r w:rsidR="003B5235" w:rsidRPr="00EE7E38">
              <w:rPr>
                <w:color w:val="FF0000"/>
                <w:sz w:val="18"/>
                <w:szCs w:val="18"/>
              </w:rPr>
              <w:t>t timer</w:t>
            </w:r>
            <w:r w:rsidR="003A10CC" w:rsidRPr="00EE7E38">
              <w:rPr>
                <w:color w:val="FF0000"/>
                <w:sz w:val="18"/>
                <w:szCs w:val="18"/>
              </w:rPr>
              <w:t>!!</w:t>
            </w:r>
            <w:r w:rsidR="006E4A02" w:rsidRPr="00EE7E38">
              <w:rPr>
                <w:sz w:val="18"/>
                <w:szCs w:val="18"/>
              </w:rPr>
              <w:br/>
            </w:r>
            <w:r w:rsidR="006E4A02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E4A02" w:rsidRPr="00EE7E38">
              <w:rPr>
                <w:sz w:val="18"/>
                <w:szCs w:val="18"/>
              </w:rPr>
              <w:t xml:space="preserve">    </w:t>
            </w:r>
            <w:commentRangeStart w:id="8"/>
            <w:r w:rsidR="006E4A02" w:rsidRPr="00EE7E38">
              <w:rPr>
                <w:sz w:val="18"/>
                <w:szCs w:val="18"/>
              </w:rPr>
              <w:t>Telkens</w:t>
            </w:r>
            <w:commentRangeEnd w:id="8"/>
            <w:r w:rsidR="00FC4C6D">
              <w:rPr>
                <w:rStyle w:val="CommentReference"/>
              </w:rPr>
              <w:commentReference w:id="8"/>
            </w:r>
            <w:r w:rsidR="006E4A02" w:rsidRPr="00EE7E38">
              <w:rPr>
                <w:sz w:val="18"/>
                <w:szCs w:val="18"/>
              </w:rPr>
              <w:t xml:space="preserve"> als er een functie is afgerond TESTEN (steppend debuggen, check of wat</w:t>
            </w:r>
            <w:r w:rsidR="00897EB6" w:rsidRPr="00EE7E38">
              <w:rPr>
                <w:sz w:val="18"/>
                <w:szCs w:val="18"/>
              </w:rPr>
              <w:t xml:space="preserve"> </w:t>
            </w:r>
            <w:r w:rsidR="00961FF5" w:rsidRPr="00EE7E38">
              <w:rPr>
                <w:sz w:val="18"/>
                <w:szCs w:val="18"/>
              </w:rPr>
              <w:t xml:space="preserve">           </w:t>
            </w:r>
            <w:r w:rsidR="006E4A02" w:rsidRPr="00EE7E38">
              <w:rPr>
                <w:sz w:val="18"/>
                <w:szCs w:val="18"/>
              </w:rPr>
              <w:t>gemaakt is ook werkt</w:t>
            </w:r>
            <w:r w:rsidR="00DB4168" w:rsidRPr="00EE7E38">
              <w:rPr>
                <w:sz w:val="18"/>
                <w:szCs w:val="18"/>
              </w:rPr>
              <w:t>, 100% dekking van gewijzigde code</w:t>
            </w:r>
            <w:r w:rsidR="006E4A02" w:rsidRPr="00EE7E38">
              <w:rPr>
                <w:sz w:val="18"/>
                <w:szCs w:val="18"/>
              </w:rPr>
              <w:t xml:space="preserve">). </w:t>
            </w:r>
            <w:r w:rsidR="006E4A02" w:rsidRPr="00EE7E38">
              <w:rPr>
                <w:sz w:val="18"/>
                <w:szCs w:val="18"/>
              </w:rPr>
              <w:br/>
            </w:r>
            <w:r w:rsidR="00F46ECB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F46ECB" w:rsidRPr="00EE7E38">
              <w:rPr>
                <w:sz w:val="18"/>
                <w:szCs w:val="18"/>
              </w:rPr>
              <w:t xml:space="preserve">    </w:t>
            </w:r>
            <w:r w:rsidR="0079461D" w:rsidRPr="00EE7E38">
              <w:rPr>
                <w:sz w:val="18"/>
                <w:szCs w:val="18"/>
              </w:rPr>
              <w:t>Houd ik me nog aan de eenvoudigste oplossing?</w:t>
            </w:r>
            <w:r w:rsidR="00D83430" w:rsidRPr="00EE7E38">
              <w:rPr>
                <w:sz w:val="18"/>
                <w:szCs w:val="18"/>
              </w:rPr>
              <w:t xml:space="preserve"> Houd ik me aan de code conventie?</w:t>
            </w:r>
            <w:r w:rsidR="00C54094" w:rsidRPr="00EE7E38">
              <w:rPr>
                <w:rStyle w:val="Hyperlink"/>
                <w:sz w:val="18"/>
                <w:szCs w:val="18"/>
                <w:vertAlign w:val="superscript"/>
              </w:rPr>
              <w:fldChar w:fldCharType="begin"/>
            </w:r>
            <w:r w:rsidR="00C54094" w:rsidRPr="00EE7E38">
              <w:rPr>
                <w:rStyle w:val="Hyperlink"/>
                <w:sz w:val="18"/>
                <w:szCs w:val="18"/>
                <w:vertAlign w:val="superscript"/>
              </w:rPr>
              <w:instrText xml:space="preserve"> REF _Ref181371060 \r \h  \* MERGEFORMAT </w:instrText>
            </w:r>
            <w:r w:rsidR="00C54094" w:rsidRPr="00EE7E38">
              <w:rPr>
                <w:rStyle w:val="Hyperlink"/>
                <w:sz w:val="18"/>
                <w:szCs w:val="18"/>
                <w:vertAlign w:val="superscript"/>
              </w:rPr>
            </w:r>
            <w:r w:rsidR="00C54094" w:rsidRPr="00EE7E38">
              <w:rPr>
                <w:rStyle w:val="Hyperlink"/>
                <w:sz w:val="18"/>
                <w:szCs w:val="18"/>
                <w:vertAlign w:val="superscript"/>
              </w:rPr>
              <w:fldChar w:fldCharType="separate"/>
            </w:r>
            <w:r w:rsidR="008738A7">
              <w:rPr>
                <w:rStyle w:val="Hyperlink"/>
                <w:sz w:val="18"/>
                <w:szCs w:val="18"/>
                <w:vertAlign w:val="superscript"/>
              </w:rPr>
              <w:t>13</w:t>
            </w:r>
            <w:r w:rsidR="00C54094" w:rsidRPr="00EE7E38">
              <w:rPr>
                <w:rStyle w:val="Hyperlink"/>
                <w:sz w:val="18"/>
                <w:szCs w:val="18"/>
                <w:vertAlign w:val="superscript"/>
              </w:rPr>
              <w:fldChar w:fldCharType="end"/>
            </w:r>
            <w:r w:rsidR="00351B1D" w:rsidRPr="00EE7E38">
              <w:rPr>
                <w:rStyle w:val="Hyperlink"/>
                <w:sz w:val="18"/>
                <w:szCs w:val="18"/>
                <w:vertAlign w:val="superscript"/>
              </w:rPr>
              <w:br/>
            </w:r>
            <w:r w:rsidR="006E4A02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E4A02" w:rsidRPr="00EE7E38">
              <w:rPr>
                <w:sz w:val="18"/>
                <w:szCs w:val="18"/>
              </w:rPr>
              <w:t xml:space="preserve">    </w:t>
            </w:r>
            <w:r w:rsidR="00672710" w:rsidRPr="00EE7E38">
              <w:rPr>
                <w:sz w:val="18"/>
                <w:szCs w:val="18"/>
              </w:rPr>
              <w:t>Heb ik alle If en ELSE paden getest?</w:t>
            </w:r>
            <w:r w:rsidR="00CD7CF9">
              <w:rPr>
                <w:sz w:val="18"/>
                <w:szCs w:val="18"/>
              </w:rPr>
              <w:t xml:space="preserve"> Heb je geen warnings/messages?</w:t>
            </w:r>
            <w:r w:rsidR="00ED7BFE">
              <w:rPr>
                <w:sz w:val="18"/>
                <w:szCs w:val="18"/>
              </w:rPr>
              <w:t xml:space="preserve"> Wat is je confidence level?</w:t>
            </w:r>
            <w:r w:rsidR="00ED7BFE" w:rsidRPr="00EE7E38">
              <w:rPr>
                <w:noProof/>
                <w:sz w:val="18"/>
                <w:szCs w:val="18"/>
              </w:rPr>
              <w:t xml:space="preserve"> </w:t>
            </w:r>
            <w:r w:rsidR="006E4A02" w:rsidRPr="00EE7E38">
              <w:rPr>
                <w:sz w:val="18"/>
                <w:szCs w:val="18"/>
              </w:rPr>
              <w:br/>
            </w:r>
            <w:r w:rsidR="006E4A02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E4A02" w:rsidRPr="00EE7E38">
              <w:rPr>
                <w:sz w:val="18"/>
                <w:szCs w:val="18"/>
              </w:rPr>
              <w:t xml:space="preserve">    Vragen stellen!! </w:t>
            </w:r>
            <w:r w:rsidR="006E4A02" w:rsidRPr="00EE7E38">
              <w:rPr>
                <w:sz w:val="18"/>
                <w:szCs w:val="18"/>
              </w:rPr>
              <w:br/>
            </w:r>
            <w:r w:rsidR="00F97F6C" w:rsidRPr="00EE7E38">
              <w:rPr>
                <w:sz w:val="18"/>
                <w:szCs w:val="18"/>
              </w:rPr>
              <w:t>→  Niet ieder probleem kún je in je eentje oplossen.</w:t>
            </w:r>
            <w:r w:rsidR="00F97F6C" w:rsidRPr="00EE7E38">
              <w:rPr>
                <w:sz w:val="18"/>
                <w:szCs w:val="18"/>
              </w:rPr>
              <w:br/>
            </w:r>
            <w:r w:rsidR="00C04559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C04559" w:rsidRPr="00EE7E38">
              <w:rPr>
                <w:b/>
                <w:bCs/>
                <w:sz w:val="18"/>
                <w:szCs w:val="18"/>
              </w:rPr>
              <w:t xml:space="preserve">  </w:t>
            </w:r>
            <w:r w:rsidR="00C04559" w:rsidRPr="00EE7E38">
              <w:rPr>
                <w:sz w:val="18"/>
                <w:szCs w:val="18"/>
              </w:rPr>
              <w:t xml:space="preserve">  Ik heb actiepunten uit Excel bestand </w:t>
            </w:r>
            <w:r w:rsidR="00941855" w:rsidRPr="00EE7E38">
              <w:rPr>
                <w:sz w:val="18"/>
                <w:szCs w:val="18"/>
              </w:rPr>
              <w:t>verwerkt</w:t>
            </w:r>
            <w:r w:rsidR="00941855">
              <w:rPr>
                <w:sz w:val="18"/>
                <w:szCs w:val="18"/>
              </w:rPr>
              <w:t xml:space="preserve"> en Jira ge</w:t>
            </w:r>
            <w:r w:rsidR="00941855" w:rsidRPr="00941855">
              <w:rPr>
                <w:sz w:val="18"/>
                <w:szCs w:val="18"/>
              </w:rPr>
              <w:t>üpdated</w:t>
            </w:r>
            <w:r w:rsidR="006E4A02" w:rsidRPr="00EE7E38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Geen expliciete toestemming gekregen om de volgende status uit te voeren</w:t>
            </w:r>
            <w:r w:rsidRPr="00EE7E38">
              <w:rPr>
                <w:sz w:val="18"/>
                <w:szCs w:val="18"/>
              </w:rPr>
              <w:t xml:space="preserve">? </w:t>
            </w:r>
            <w:r w:rsidRPr="00EE7E38">
              <w:rPr>
                <w:rFonts w:cstheme="minorHAnsi"/>
                <w:sz w:val="18"/>
                <w:szCs w:val="18"/>
              </w:rPr>
              <w:t xml:space="preserve">→ </w:t>
            </w:r>
            <w:r w:rsidRPr="00EE7E38">
              <w:rPr>
                <w:sz w:val="18"/>
                <w:szCs w:val="18"/>
              </w:rPr>
              <w:t>dan terug naar</w:t>
            </w:r>
            <w:r>
              <w:rPr>
                <w:sz w:val="18"/>
                <w:szCs w:val="18"/>
              </w:rPr>
              <w:t xml:space="preserve"> begin</w:t>
            </w:r>
            <w:r w:rsidRPr="00EE7E3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implementatie</w:t>
            </w:r>
            <w:r w:rsidRPr="00EE7E38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br/>
            </w:r>
            <w:r w:rsidR="006E4A02" w:rsidRPr="00EE7E38">
              <w:rPr>
                <w:sz w:val="18"/>
                <w:szCs w:val="18"/>
              </w:rPr>
              <w:t>TEST</w:t>
            </w:r>
            <w:r w:rsidR="00996D4C" w:rsidRPr="00EE7E38">
              <w:rPr>
                <w:sz w:val="18"/>
                <w:szCs w:val="18"/>
              </w:rPr>
              <w:br/>
            </w:r>
            <w:r w:rsidR="00996D4C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996D4C" w:rsidRPr="00EE7E38">
              <w:rPr>
                <w:sz w:val="18"/>
                <w:szCs w:val="18"/>
              </w:rPr>
              <w:t xml:space="preserve">    </w:t>
            </w:r>
            <w:commentRangeStart w:id="9"/>
            <w:r w:rsidR="00F97F6C" w:rsidRPr="00EE7E38">
              <w:rPr>
                <w:sz w:val="18"/>
                <w:szCs w:val="18"/>
              </w:rPr>
              <w:t>FUNCTIONEEL</w:t>
            </w:r>
            <w:commentRangeEnd w:id="9"/>
            <w:r w:rsidR="00FC4C6D">
              <w:rPr>
                <w:rStyle w:val="CommentReference"/>
              </w:rPr>
              <w:commentReference w:id="9"/>
            </w:r>
            <w:r w:rsidR="00996D4C" w:rsidRPr="00EE7E38">
              <w:rPr>
                <w:sz w:val="18"/>
                <w:szCs w:val="18"/>
              </w:rPr>
              <w:t xml:space="preserve"> testen voor ieder soort haard, indien beschikbaar</w:t>
            </w:r>
            <w:r w:rsidR="00B504DB">
              <w:rPr>
                <w:sz w:val="18"/>
                <w:szCs w:val="18"/>
              </w:rPr>
              <w:t>. Is de test compleet uitgevoerd?</w:t>
            </w:r>
            <w:hyperlink w:anchor="j" w:history="1">
              <w:r w:rsidR="00C01C01" w:rsidRPr="00EE7E38">
                <w:rPr>
                  <w:rStyle w:val="Hyperlink"/>
                  <w:sz w:val="18"/>
                  <w:szCs w:val="18"/>
                  <w:vertAlign w:val="superscript"/>
                </w:rPr>
                <w:t>10</w:t>
              </w:r>
            </w:hyperlink>
            <w:r w:rsidR="006E4A02" w:rsidRPr="00EE7E38">
              <w:rPr>
                <w:sz w:val="18"/>
                <w:szCs w:val="18"/>
                <w:vertAlign w:val="superscript"/>
              </w:rPr>
              <w:br/>
            </w:r>
            <w:r w:rsidR="006E4A02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E4A02" w:rsidRPr="00EE7E38">
              <w:rPr>
                <w:b/>
                <w:bCs/>
                <w:sz w:val="18"/>
                <w:szCs w:val="18"/>
              </w:rPr>
              <w:t xml:space="preserve"> </w:t>
            </w:r>
            <w:r w:rsidR="006E4A02" w:rsidRPr="00EE7E38">
              <w:rPr>
                <w:sz w:val="18"/>
                <w:szCs w:val="18"/>
              </w:rPr>
              <w:t xml:space="preserve">   </w:t>
            </w:r>
            <w:commentRangeStart w:id="10"/>
            <w:r w:rsidR="006E4A02" w:rsidRPr="00EE7E38">
              <w:rPr>
                <w:sz w:val="18"/>
                <w:szCs w:val="18"/>
              </w:rPr>
              <w:t>Code</w:t>
            </w:r>
            <w:commentRangeEnd w:id="10"/>
            <w:r w:rsidR="00FC4C6D">
              <w:rPr>
                <w:rStyle w:val="CommentReference"/>
              </w:rPr>
              <w:commentReference w:id="10"/>
            </w:r>
            <w:r w:rsidR="006E4A02" w:rsidRPr="00EE7E38">
              <w:rPr>
                <w:sz w:val="18"/>
                <w:szCs w:val="18"/>
              </w:rPr>
              <w:t xml:space="preserve"> review van eigen code</w:t>
            </w:r>
            <w:r w:rsidR="006E4A02" w:rsidRPr="00EE7E38">
              <w:rPr>
                <w:sz w:val="18"/>
                <w:szCs w:val="18"/>
              </w:rPr>
              <w:br/>
            </w:r>
            <w:r w:rsidR="006E4A02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E4A02" w:rsidRPr="00EE7E38">
              <w:rPr>
                <w:sz w:val="18"/>
                <w:szCs w:val="18"/>
              </w:rPr>
              <w:t xml:space="preserve">    </w:t>
            </w:r>
            <w:bookmarkStart w:id="11" w:name="_Hlk147998226"/>
            <w:r w:rsidR="006E4A02" w:rsidRPr="00EE7E38">
              <w:rPr>
                <w:sz w:val="18"/>
                <w:szCs w:val="18"/>
              </w:rPr>
              <w:t>Eigen review/ontwerp review</w:t>
            </w:r>
            <w:bookmarkEnd w:id="11"/>
            <w:r w:rsidR="008C0B5E" w:rsidRPr="00EE7E38">
              <w:rPr>
                <w:sz w:val="18"/>
                <w:szCs w:val="18"/>
                <w:vertAlign w:val="superscript"/>
              </w:rPr>
              <w:fldChar w:fldCharType="begin"/>
            </w:r>
            <w:r w:rsidR="008C0B5E" w:rsidRPr="00EE7E38">
              <w:rPr>
                <w:sz w:val="18"/>
                <w:szCs w:val="18"/>
                <w:vertAlign w:val="superscript"/>
              </w:rPr>
              <w:instrText xml:space="preserve"> REF _Ref146097948 \r \h  \* MERGEFORMAT </w:instrText>
            </w:r>
            <w:r w:rsidR="008C0B5E" w:rsidRPr="00EE7E38">
              <w:rPr>
                <w:sz w:val="18"/>
                <w:szCs w:val="18"/>
                <w:vertAlign w:val="superscript"/>
              </w:rPr>
            </w:r>
            <w:r w:rsidR="008C0B5E" w:rsidRPr="00EE7E38">
              <w:rPr>
                <w:sz w:val="18"/>
                <w:szCs w:val="18"/>
                <w:vertAlign w:val="superscript"/>
              </w:rPr>
              <w:fldChar w:fldCharType="separate"/>
            </w:r>
            <w:r w:rsidR="008738A7">
              <w:rPr>
                <w:sz w:val="18"/>
                <w:szCs w:val="18"/>
                <w:vertAlign w:val="superscript"/>
              </w:rPr>
              <w:t>2</w:t>
            </w:r>
            <w:r w:rsidR="008C0B5E" w:rsidRPr="00EE7E38">
              <w:rPr>
                <w:sz w:val="18"/>
                <w:szCs w:val="18"/>
                <w:vertAlign w:val="superscript"/>
              </w:rPr>
              <w:fldChar w:fldCharType="end"/>
            </w:r>
            <w:r w:rsidR="00DD0C14" w:rsidRPr="00EE7E38">
              <w:rPr>
                <w:sz w:val="18"/>
                <w:szCs w:val="18"/>
              </w:rPr>
              <w:br/>
            </w:r>
            <w:r w:rsidR="00DD0C14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DD0C14" w:rsidRPr="00EE7E38">
              <w:rPr>
                <w:sz w:val="18"/>
                <w:szCs w:val="18"/>
              </w:rPr>
              <w:t xml:space="preserve">    Heb ik rekening gehouden met bijzondere afhandelingen voor oudere systemen?</w:t>
            </w:r>
            <w:r w:rsidR="00DD0C14" w:rsidRPr="00EE7E38">
              <w:rPr>
                <w:sz w:val="18"/>
                <w:szCs w:val="18"/>
              </w:rPr>
              <w:br/>
            </w:r>
            <w:r w:rsidR="003A02A0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3A02A0" w:rsidRPr="00EE7E38">
              <w:rPr>
                <w:sz w:val="18"/>
                <w:szCs w:val="18"/>
              </w:rPr>
              <w:t xml:space="preserve"> </w:t>
            </w:r>
            <w:r w:rsidR="006E4A02" w:rsidRPr="00EE7E38">
              <w:rPr>
                <w:sz w:val="18"/>
                <w:szCs w:val="18"/>
              </w:rPr>
              <w:t xml:space="preserve">   Heeft elke IF een ELSE?</w:t>
            </w:r>
            <w:r w:rsidR="00ED7BFE">
              <w:rPr>
                <w:sz w:val="18"/>
                <w:szCs w:val="18"/>
              </w:rPr>
              <w:t xml:space="preserve"> Wat is je confidence level?</w:t>
            </w:r>
            <w:r w:rsidR="00ED7BFE" w:rsidRPr="00EE7E38">
              <w:rPr>
                <w:noProof/>
                <w:sz w:val="18"/>
                <w:szCs w:val="18"/>
              </w:rPr>
              <w:t xml:space="preserve"> </w:t>
            </w:r>
            <w:r w:rsidR="006E4A02" w:rsidRPr="00EE7E38">
              <w:rPr>
                <w:sz w:val="18"/>
                <w:szCs w:val="18"/>
              </w:rPr>
              <w:br/>
            </w:r>
            <w:r w:rsidR="003A02A0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3A02A0" w:rsidRPr="00EE7E38">
              <w:rPr>
                <w:sz w:val="18"/>
                <w:szCs w:val="18"/>
              </w:rPr>
              <w:t xml:space="preserve"> </w:t>
            </w:r>
            <w:r w:rsidR="006E4A02" w:rsidRPr="00EE7E38">
              <w:rPr>
                <w:sz w:val="18"/>
                <w:szCs w:val="18"/>
              </w:rPr>
              <w:t xml:space="preserve">   Heb ik me aan het ontwerp gehouden?</w:t>
            </w:r>
            <w:r w:rsidR="00ED7BFE" w:rsidRPr="00EE7E38">
              <w:rPr>
                <w:sz w:val="18"/>
                <w:szCs w:val="18"/>
              </w:rPr>
              <w:t xml:space="preserve"> </w:t>
            </w:r>
            <w:r w:rsidR="006E4A02" w:rsidRPr="00EE7E38">
              <w:rPr>
                <w:sz w:val="18"/>
                <w:szCs w:val="18"/>
              </w:rPr>
              <w:br/>
            </w:r>
            <w:r w:rsidR="006E4A02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E4A02" w:rsidRPr="00EE7E38">
              <w:rPr>
                <w:sz w:val="18"/>
                <w:szCs w:val="18"/>
              </w:rPr>
              <w:t xml:space="preserve">    </w:t>
            </w:r>
            <w:commentRangeStart w:id="12"/>
            <w:r w:rsidR="006E4A02" w:rsidRPr="00EE7E38">
              <w:rPr>
                <w:sz w:val="18"/>
                <w:szCs w:val="18"/>
              </w:rPr>
              <w:t>Zijn</w:t>
            </w:r>
            <w:commentRangeEnd w:id="12"/>
            <w:r w:rsidR="00FC4C6D">
              <w:rPr>
                <w:rStyle w:val="CommentReference"/>
              </w:rPr>
              <w:commentReference w:id="12"/>
            </w:r>
            <w:r w:rsidR="006E4A02" w:rsidRPr="00EE7E38">
              <w:rPr>
                <w:sz w:val="18"/>
                <w:szCs w:val="18"/>
              </w:rPr>
              <w:t xml:space="preserve"> er bijzonderheden?</w:t>
            </w:r>
            <w:r w:rsidR="00FC3658" w:rsidRPr="00EE7E38">
              <w:rPr>
                <w:sz w:val="18"/>
                <w:szCs w:val="18"/>
                <w:vertAlign w:val="superscript"/>
              </w:rPr>
              <w:fldChar w:fldCharType="begin"/>
            </w:r>
            <w:r w:rsidR="00FC3658" w:rsidRPr="00EE7E38">
              <w:rPr>
                <w:sz w:val="18"/>
                <w:szCs w:val="18"/>
                <w:vertAlign w:val="superscript"/>
              </w:rPr>
              <w:instrText xml:space="preserve"> REF _Ref146098035 \r \h  \* MERGEFORMAT </w:instrText>
            </w:r>
            <w:r w:rsidR="00FC3658" w:rsidRPr="00EE7E38">
              <w:rPr>
                <w:sz w:val="18"/>
                <w:szCs w:val="18"/>
                <w:vertAlign w:val="superscript"/>
              </w:rPr>
            </w:r>
            <w:r w:rsidR="00FC3658" w:rsidRPr="00EE7E38">
              <w:rPr>
                <w:sz w:val="18"/>
                <w:szCs w:val="18"/>
                <w:vertAlign w:val="superscript"/>
              </w:rPr>
              <w:fldChar w:fldCharType="separate"/>
            </w:r>
            <w:r w:rsidR="008738A7">
              <w:rPr>
                <w:sz w:val="18"/>
                <w:szCs w:val="18"/>
                <w:vertAlign w:val="superscript"/>
              </w:rPr>
              <w:t>1</w:t>
            </w:r>
            <w:r w:rsidR="00FC3658" w:rsidRPr="00EE7E38">
              <w:rPr>
                <w:sz w:val="18"/>
                <w:szCs w:val="18"/>
                <w:vertAlign w:val="superscript"/>
              </w:rPr>
              <w:fldChar w:fldCharType="end"/>
            </w:r>
            <w:r w:rsidR="0083283D" w:rsidRPr="00EE7E38">
              <w:rPr>
                <w:sz w:val="18"/>
                <w:szCs w:val="18"/>
              </w:rPr>
              <w:br/>
            </w:r>
            <w:r w:rsidR="00C04559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C04559" w:rsidRPr="00EE7E38">
              <w:rPr>
                <w:b/>
                <w:bCs/>
                <w:sz w:val="18"/>
                <w:szCs w:val="18"/>
              </w:rPr>
              <w:t xml:space="preserve">  </w:t>
            </w:r>
            <w:r w:rsidR="00C04559" w:rsidRPr="00EE7E38">
              <w:rPr>
                <w:sz w:val="18"/>
                <w:szCs w:val="18"/>
              </w:rPr>
              <w:t xml:space="preserve">  </w:t>
            </w:r>
            <w:r w:rsidR="00ED7BFE" w:rsidRPr="00EE7E38">
              <w:rPr>
                <w:rFonts w:cstheme="minorHAnsi"/>
                <w:sz w:val="18"/>
                <w:szCs w:val="18"/>
              </w:rPr>
              <w:t>Wat was de dekkingsgraad en wat is de kans op bugs?</w:t>
            </w:r>
            <w:r w:rsidR="00ED7BFE">
              <w:rPr>
                <w:sz w:val="18"/>
                <w:szCs w:val="18"/>
              </w:rPr>
              <w:br/>
            </w:r>
            <w:r w:rsidR="00ED7BFE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ED7BFE" w:rsidRPr="00EE7E38">
              <w:rPr>
                <w:b/>
                <w:bCs/>
                <w:sz w:val="18"/>
                <w:szCs w:val="18"/>
              </w:rPr>
              <w:t xml:space="preserve">  </w:t>
            </w:r>
            <w:r w:rsidR="00ED7BFE" w:rsidRPr="00EE7E38">
              <w:rPr>
                <w:sz w:val="18"/>
                <w:szCs w:val="18"/>
              </w:rPr>
              <w:t xml:space="preserve">  Ik heb actiepunten uit Excel bestand verwerkt</w:t>
            </w:r>
            <w:r w:rsidR="00ED7BFE">
              <w:rPr>
                <w:sz w:val="18"/>
                <w:szCs w:val="18"/>
              </w:rPr>
              <w:t xml:space="preserve"> en Jira ge</w:t>
            </w:r>
            <w:r w:rsidR="00ED7BFE" w:rsidRPr="00941855">
              <w:rPr>
                <w:sz w:val="18"/>
                <w:szCs w:val="18"/>
              </w:rPr>
              <w:t>üpdated</w:t>
            </w:r>
            <w:r w:rsidR="00ED7BFE" w:rsidRPr="00EE7E38">
              <w:rPr>
                <w:rFonts w:cstheme="minorHAnsi"/>
                <w:sz w:val="18"/>
                <w:szCs w:val="18"/>
              </w:rPr>
              <w:t xml:space="preserve"> </w:t>
            </w:r>
            <w:r w:rsidR="006E4A02" w:rsidRPr="00EE7E38">
              <w:rPr>
                <w:sz w:val="18"/>
                <w:szCs w:val="18"/>
              </w:rPr>
              <w:br/>
            </w:r>
            <w:r w:rsidR="006E4A02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6E4A02" w:rsidRPr="00EE7E38">
              <w:rPr>
                <w:b/>
                <w:bCs/>
                <w:sz w:val="18"/>
                <w:szCs w:val="18"/>
              </w:rPr>
              <w:t xml:space="preserve"> </w:t>
            </w:r>
            <w:r w:rsidR="006E4A02" w:rsidRPr="00EE7E38">
              <w:rPr>
                <w:sz w:val="18"/>
                <w:szCs w:val="18"/>
              </w:rPr>
              <w:t xml:space="preserve">   </w:t>
            </w:r>
            <w:r w:rsidR="006E4A02" w:rsidRPr="00EE7E38">
              <w:rPr>
                <w:color w:val="FF0000"/>
                <w:sz w:val="18"/>
                <w:szCs w:val="18"/>
              </w:rPr>
              <w:t>Controle/contact moment met Jeroen</w:t>
            </w:r>
            <w:r w:rsidR="002F246D" w:rsidRPr="00EE7E38">
              <w:rPr>
                <w:sz w:val="18"/>
                <w:szCs w:val="18"/>
              </w:rPr>
              <w:br/>
            </w:r>
            <w:r w:rsidR="008F17EE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8F17EE" w:rsidRPr="00EE7E38">
              <w:rPr>
                <w:sz w:val="18"/>
                <w:szCs w:val="18"/>
              </w:rPr>
              <w:t xml:space="preserve">    </w:t>
            </w:r>
            <w:del w:id="13" w:author="Rinse Cramer" w:date="2025-10-24T16:08:00Z" w16du:dateUtc="2025-10-24T14:08:00Z">
              <w:r w:rsidR="008F17EE" w:rsidRPr="00EE7E38" w:rsidDel="009D103D">
                <w:rPr>
                  <w:sz w:val="18"/>
                  <w:szCs w:val="18"/>
                </w:rPr>
                <w:delText xml:space="preserve">Is het issue een Task? </w:delText>
              </w:r>
              <w:r w:rsidR="008F17EE" w:rsidRPr="00EE7E38" w:rsidDel="009D103D">
                <w:rPr>
                  <w:rFonts w:cstheme="minorHAnsi"/>
                  <w:sz w:val="18"/>
                  <w:szCs w:val="18"/>
                </w:rPr>
                <w:delText xml:space="preserve">→ </w:delText>
              </w:r>
            </w:del>
            <w:r w:rsidR="008F17EE" w:rsidRPr="00EE7E38">
              <w:rPr>
                <w:sz w:val="18"/>
                <w:szCs w:val="18"/>
              </w:rPr>
              <w:t>Geef een demonstratie van de oplossing.</w:t>
            </w:r>
            <w:r w:rsidR="004C3C7D" w:rsidRPr="00EE7E38">
              <w:rPr>
                <w:noProof/>
                <w:sz w:val="18"/>
                <w:szCs w:val="18"/>
              </w:rPr>
              <w:t xml:space="preserve"> </w:t>
            </w:r>
            <w:r w:rsidR="008F17EE" w:rsidRPr="00EE7E38">
              <w:rPr>
                <w:b/>
                <w:bCs/>
                <w:sz w:val="18"/>
                <w:szCs w:val="18"/>
              </w:rPr>
              <w:br/>
            </w:r>
            <w:r w:rsidR="002F246D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2F246D" w:rsidRPr="00EE7E38">
              <w:rPr>
                <w:sz w:val="18"/>
                <w:szCs w:val="18"/>
              </w:rPr>
              <w:t xml:space="preserve">    </w:t>
            </w:r>
            <w:r w:rsidR="006E4A02" w:rsidRPr="00EE7E38">
              <w:rPr>
                <w:sz w:val="18"/>
                <w:szCs w:val="18"/>
              </w:rPr>
              <w:t>Review met Jeroen</w:t>
            </w:r>
            <w:hyperlink w:anchor="l" w:history="1">
              <w:r w:rsidR="00246E5B" w:rsidRPr="00EE7E38">
                <w:rPr>
                  <w:sz w:val="18"/>
                  <w:szCs w:val="18"/>
                  <w:vertAlign w:val="superscript"/>
                </w:rPr>
                <w:t>12</w:t>
              </w:r>
            </w:hyperlink>
            <w:r w:rsidR="00B504DB">
              <w:rPr>
                <w:sz w:val="18"/>
                <w:szCs w:val="18"/>
                <w:vertAlign w:val="superscript"/>
              </w:rPr>
              <w:br/>
            </w:r>
            <w:r w:rsidR="00B504DB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B504DB" w:rsidRPr="00EE7E38">
              <w:rPr>
                <w:sz w:val="18"/>
                <w:szCs w:val="18"/>
              </w:rPr>
              <w:t xml:space="preserve">    </w:t>
            </w:r>
            <w:r w:rsidR="00B504DB">
              <w:rPr>
                <w:sz w:val="18"/>
                <w:szCs w:val="18"/>
              </w:rPr>
              <w:t>Commit en push je werk op Git-archief</w:t>
            </w:r>
          </w:p>
          <w:p w14:paraId="75B981F8" w14:textId="797FE8E4" w:rsidR="00EE7E38" w:rsidRPr="00EE7E38" w:rsidRDefault="007F69FB" w:rsidP="00832EC1">
            <w:pPr>
              <w:rPr>
                <w:sz w:val="18"/>
                <w:szCs w:val="18"/>
              </w:rPr>
            </w:pP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0D73F5F7" wp14:editId="63933654">
                      <wp:simplePos x="0" y="0"/>
                      <wp:positionH relativeFrom="column">
                        <wp:posOffset>6404610</wp:posOffset>
                      </wp:positionH>
                      <wp:positionV relativeFrom="page">
                        <wp:posOffset>8453120</wp:posOffset>
                      </wp:positionV>
                      <wp:extent cx="488315" cy="281940"/>
                      <wp:effectExtent l="0" t="0" r="26035" b="22860"/>
                      <wp:wrapNone/>
                      <wp:docPr id="3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3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923067" w14:textId="77777777" w:rsidR="00294458" w:rsidRPr="00B07C85" w:rsidRDefault="00294458" w:rsidP="002944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73F5F7" id="_x0000_s1077" style="position:absolute;margin-left:504.3pt;margin-top:665.6pt;width:38.45pt;height:22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" fillcolor="white [3201]" strokecolor="black [3200]" strokeweight="1pt">
                      <v:textbox>
                        <w:txbxContent>
                          <w:p w14:paraId="1E923067" w14:textId="77777777" w:rsidR="00294458" w:rsidRPr="00B07C85" w:rsidRDefault="00294458" w:rsidP="00294458"/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264E1D2B" wp14:editId="7DDBC82E">
                      <wp:simplePos x="0" y="0"/>
                      <wp:positionH relativeFrom="column">
                        <wp:posOffset>5916930</wp:posOffset>
                      </wp:positionH>
                      <wp:positionV relativeFrom="page">
                        <wp:posOffset>8454390</wp:posOffset>
                      </wp:positionV>
                      <wp:extent cx="488315" cy="281940"/>
                      <wp:effectExtent l="0" t="0" r="26035" b="22860"/>
                      <wp:wrapNone/>
                      <wp:docPr id="3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3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DBBF23" w14:textId="77777777" w:rsidR="00294458" w:rsidRPr="00B07C85" w:rsidRDefault="00294458" w:rsidP="002944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4E1D2B" id="_x0000_s1078" style="position:absolute;margin-left:465.9pt;margin-top:665.7pt;width:38.45pt;height:22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" fillcolor="white [3201]" strokecolor="black [3200]" strokeweight="1pt">
                      <v:textbox>
                        <w:txbxContent>
                          <w:p w14:paraId="00DBBF23" w14:textId="77777777" w:rsidR="00294458" w:rsidRPr="00B07C85" w:rsidRDefault="00294458" w:rsidP="00294458"/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69528B30" wp14:editId="6318C529">
                      <wp:simplePos x="0" y="0"/>
                      <wp:positionH relativeFrom="column">
                        <wp:posOffset>5432425</wp:posOffset>
                      </wp:positionH>
                      <wp:positionV relativeFrom="page">
                        <wp:posOffset>8454390</wp:posOffset>
                      </wp:positionV>
                      <wp:extent cx="488315" cy="281940"/>
                      <wp:effectExtent l="0" t="0" r="26035" b="22860"/>
                      <wp:wrapNone/>
                      <wp:docPr id="3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3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BEF90D" w14:textId="77777777" w:rsidR="00294458" w:rsidRPr="00B07C85" w:rsidRDefault="00294458" w:rsidP="002944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528B30" id="_x0000_s1079" style="position:absolute;margin-left:427.75pt;margin-top:665.7pt;width:38.45pt;height:22.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" fillcolor="white [3201]" strokecolor="black [3200]" strokeweight="1pt">
                      <v:textbox>
                        <w:txbxContent>
                          <w:p w14:paraId="68BEF90D" w14:textId="77777777" w:rsidR="00294458" w:rsidRPr="00B07C85" w:rsidRDefault="00294458" w:rsidP="00294458"/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5E18F42" wp14:editId="49F9191D">
                      <wp:simplePos x="0" y="0"/>
                      <wp:positionH relativeFrom="column">
                        <wp:posOffset>2013585</wp:posOffset>
                      </wp:positionH>
                      <wp:positionV relativeFrom="page">
                        <wp:posOffset>8449945</wp:posOffset>
                      </wp:positionV>
                      <wp:extent cx="488315" cy="281940"/>
                      <wp:effectExtent l="0" t="0" r="26035" b="22860"/>
                      <wp:wrapNone/>
                      <wp:docPr id="3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3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264EF6" w14:textId="1B658A46" w:rsidR="00294458" w:rsidRPr="00B07C85" w:rsidRDefault="00294458" w:rsidP="002944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E18F42" id="_x0000_s1080" style="position:absolute;margin-left:158.55pt;margin-top:665.35pt;width:38.45pt;height:22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" fillcolor="white [3201]" strokecolor="black [3200]" strokeweight="1pt">
                      <v:textbox>
                        <w:txbxContent>
                          <w:p w14:paraId="7F264EF6" w14:textId="1B658A46" w:rsidR="00294458" w:rsidRPr="00B07C85" w:rsidRDefault="00294458" w:rsidP="00294458"/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0BA1380" wp14:editId="4AF455C4">
                      <wp:simplePos x="0" y="0"/>
                      <wp:positionH relativeFrom="column">
                        <wp:posOffset>2501900</wp:posOffset>
                      </wp:positionH>
                      <wp:positionV relativeFrom="page">
                        <wp:posOffset>8449945</wp:posOffset>
                      </wp:positionV>
                      <wp:extent cx="488315" cy="281940"/>
                      <wp:effectExtent l="0" t="0" r="26035" b="22860"/>
                      <wp:wrapNone/>
                      <wp:docPr id="3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3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0AE80D" w14:textId="77777777" w:rsidR="00294458" w:rsidRPr="00B07C85" w:rsidRDefault="00294458" w:rsidP="002944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A1380" id="_x0000_s1081" style="position:absolute;margin-left:197pt;margin-top:665.35pt;width:38.45pt;height:22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" fillcolor="white [3201]" strokecolor="black [3200]" strokeweight="1pt">
                      <v:textbox>
                        <w:txbxContent>
                          <w:p w14:paraId="140AE80D" w14:textId="77777777" w:rsidR="00294458" w:rsidRPr="00B07C85" w:rsidRDefault="00294458" w:rsidP="00294458"/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5986856" wp14:editId="2F29355B">
                      <wp:simplePos x="0" y="0"/>
                      <wp:positionH relativeFrom="column">
                        <wp:posOffset>2990850</wp:posOffset>
                      </wp:positionH>
                      <wp:positionV relativeFrom="page">
                        <wp:posOffset>8448040</wp:posOffset>
                      </wp:positionV>
                      <wp:extent cx="488315" cy="281940"/>
                      <wp:effectExtent l="0" t="0" r="26035" b="22860"/>
                      <wp:wrapNone/>
                      <wp:docPr id="3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3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AC9A99" w14:textId="77777777" w:rsidR="00294458" w:rsidRPr="00B07C85" w:rsidRDefault="00294458" w:rsidP="002944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986856" id="_x0000_s1082" style="position:absolute;margin-left:235.5pt;margin-top:665.2pt;width:38.45pt;height:22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" fillcolor="white [3201]" strokecolor="black [3200]" strokeweight="1pt">
                      <v:textbox>
                        <w:txbxContent>
                          <w:p w14:paraId="7DAC9A99" w14:textId="77777777" w:rsidR="00294458" w:rsidRPr="00B07C85" w:rsidRDefault="00294458" w:rsidP="00294458"/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ABF5256" wp14:editId="234E5AE8">
                      <wp:simplePos x="0" y="0"/>
                      <wp:positionH relativeFrom="column">
                        <wp:posOffset>3479165</wp:posOffset>
                      </wp:positionH>
                      <wp:positionV relativeFrom="page">
                        <wp:posOffset>8449310</wp:posOffset>
                      </wp:positionV>
                      <wp:extent cx="488315" cy="281940"/>
                      <wp:effectExtent l="0" t="0" r="26035" b="22860"/>
                      <wp:wrapNone/>
                      <wp:docPr id="3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3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98133F" w14:textId="77777777" w:rsidR="00294458" w:rsidRPr="00B07C85" w:rsidRDefault="00294458" w:rsidP="002944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BF5256" id="_x0000_s1083" style="position:absolute;margin-left:273.95pt;margin-top:665.3pt;width:38.45pt;height:22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" fillcolor="white [3201]" strokecolor="black [3200]" strokeweight="1pt">
                      <v:textbox>
                        <w:txbxContent>
                          <w:p w14:paraId="7698133F" w14:textId="77777777" w:rsidR="00294458" w:rsidRPr="00B07C85" w:rsidRDefault="00294458" w:rsidP="00294458"/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6BA7513D" wp14:editId="556F2C9B">
                      <wp:simplePos x="0" y="0"/>
                      <wp:positionH relativeFrom="column">
                        <wp:posOffset>3966845</wp:posOffset>
                      </wp:positionH>
                      <wp:positionV relativeFrom="page">
                        <wp:posOffset>8449310</wp:posOffset>
                      </wp:positionV>
                      <wp:extent cx="488315" cy="281940"/>
                      <wp:effectExtent l="0" t="0" r="26035" b="22860"/>
                      <wp:wrapNone/>
                      <wp:docPr id="3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3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4A9F49" w14:textId="77777777" w:rsidR="00294458" w:rsidRPr="00B07C85" w:rsidRDefault="00294458" w:rsidP="002944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A7513D" id="_x0000_s1084" style="position:absolute;margin-left:312.35pt;margin-top:665.3pt;width:38.45pt;height:22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" fillcolor="white [3201]" strokecolor="black [3200]" strokeweight="1pt">
                      <v:textbox>
                        <w:txbxContent>
                          <w:p w14:paraId="7A4A9F49" w14:textId="77777777" w:rsidR="00294458" w:rsidRPr="00B07C85" w:rsidRDefault="00294458" w:rsidP="00294458"/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670F088" wp14:editId="7DB77C4A">
                      <wp:simplePos x="0" y="0"/>
                      <wp:positionH relativeFrom="column">
                        <wp:posOffset>4454525</wp:posOffset>
                      </wp:positionH>
                      <wp:positionV relativeFrom="page">
                        <wp:posOffset>8448675</wp:posOffset>
                      </wp:positionV>
                      <wp:extent cx="488315" cy="281940"/>
                      <wp:effectExtent l="0" t="0" r="26035" b="22860"/>
                      <wp:wrapNone/>
                      <wp:docPr id="3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3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DA9EA4" w14:textId="77777777" w:rsidR="00294458" w:rsidRPr="00B07C85" w:rsidRDefault="00294458" w:rsidP="002944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70F088" id="_x0000_s1085" style="position:absolute;margin-left:350.75pt;margin-top:665.25pt;width:38.45pt;height:22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" fillcolor="white [3201]" strokecolor="black [3200]" strokeweight="1pt">
                      <v:textbox>
                        <w:txbxContent>
                          <w:p w14:paraId="58DA9EA4" w14:textId="77777777" w:rsidR="00294458" w:rsidRPr="00B07C85" w:rsidRDefault="00294458" w:rsidP="00294458"/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5703A18" wp14:editId="6884CEA9">
                      <wp:simplePos x="0" y="0"/>
                      <wp:positionH relativeFrom="column">
                        <wp:posOffset>4942205</wp:posOffset>
                      </wp:positionH>
                      <wp:positionV relativeFrom="page">
                        <wp:posOffset>8450215</wp:posOffset>
                      </wp:positionV>
                      <wp:extent cx="488315" cy="281940"/>
                      <wp:effectExtent l="0" t="0" r="26035" b="22860"/>
                      <wp:wrapNone/>
                      <wp:docPr id="3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315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A0F512" w14:textId="77777777" w:rsidR="00294458" w:rsidRPr="00B07C85" w:rsidRDefault="00294458" w:rsidP="002944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703A18" id="_x0000_s1086" style="position:absolute;margin-left:389.15pt;margin-top:665.35pt;width:38.45pt;height:22.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" fillcolor="white [3201]" strokecolor="black [3200]" strokeweight="1pt">
                      <v:textbox>
                        <w:txbxContent>
                          <w:p w14:paraId="5FA0F512" w14:textId="77777777" w:rsidR="00294458" w:rsidRPr="00B07C85" w:rsidRDefault="00294458" w:rsidP="00294458"/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E83AC31" wp14:editId="5C214479">
                      <wp:simplePos x="0" y="0"/>
                      <wp:positionH relativeFrom="column">
                        <wp:posOffset>2012315</wp:posOffset>
                      </wp:positionH>
                      <wp:positionV relativeFrom="page">
                        <wp:posOffset>9175115</wp:posOffset>
                      </wp:positionV>
                      <wp:extent cx="4870450" cy="175895"/>
                      <wp:effectExtent l="0" t="0" r="25400" b="14605"/>
                      <wp:wrapNone/>
                      <wp:docPr id="4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0450" cy="17589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DC05A1" w14:textId="77777777" w:rsidR="00294458" w:rsidRPr="00B07C85" w:rsidRDefault="00294458" w:rsidP="002944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83AC31" id="_x0000_s1087" style="position:absolute;margin-left:158.45pt;margin-top:722.45pt;width:383.5pt;height:13.8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" fillcolor="white [3201]" strokecolor="black [3200]" strokeweight="1pt">
                      <v:textbox>
                        <w:txbxContent>
                          <w:p w14:paraId="6FDC05A1" w14:textId="77777777" w:rsidR="00294458" w:rsidRPr="00B07C85" w:rsidRDefault="00294458" w:rsidP="00294458"/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Pr="00EE7E38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733793D8" wp14:editId="3B165A4E">
                      <wp:simplePos x="0" y="0"/>
                      <wp:positionH relativeFrom="column">
                        <wp:posOffset>2013585</wp:posOffset>
                      </wp:positionH>
                      <wp:positionV relativeFrom="page">
                        <wp:posOffset>9001760</wp:posOffset>
                      </wp:positionV>
                      <wp:extent cx="4870450" cy="175895"/>
                      <wp:effectExtent l="0" t="0" r="25400" b="14605"/>
                      <wp:wrapNone/>
                      <wp:docPr id="4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0450" cy="17589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4B4F61" w14:textId="77777777" w:rsidR="00294458" w:rsidRPr="00B07C85" w:rsidRDefault="00294458" w:rsidP="002944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3793D8" id="_x0000_s1088" style="position:absolute;margin-left:158.55pt;margin-top:708.8pt;width:383.5pt;height:13.8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" fillcolor="white [3201]" strokecolor="black [3200]" strokeweight="1pt">
                      <v:textbox>
                        <w:txbxContent>
                          <w:p w14:paraId="654B4F61" w14:textId="77777777" w:rsidR="00294458" w:rsidRPr="00B07C85" w:rsidRDefault="00294458" w:rsidP="00294458"/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EE7E38" w:rsidRPr="00EE7E38">
              <w:rPr>
                <w:sz w:val="18"/>
                <w:szCs w:val="18"/>
              </w:rPr>
              <w:t>EVALUATIE</w:t>
            </w:r>
            <w:r w:rsidR="00EE7E38" w:rsidRPr="00EE7E38">
              <w:rPr>
                <w:sz w:val="18"/>
                <w:szCs w:val="18"/>
              </w:rPr>
              <w:br/>
            </w:r>
            <w:r w:rsidR="00EE7E38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EE7E38" w:rsidRPr="00EE7E38">
              <w:rPr>
                <w:b/>
                <w:bCs/>
                <w:sz w:val="18"/>
                <w:szCs w:val="18"/>
              </w:rPr>
              <w:t xml:space="preserve"> </w:t>
            </w:r>
            <w:r w:rsidR="00EE7E38" w:rsidRPr="00EE7E38">
              <w:rPr>
                <w:sz w:val="18"/>
                <w:szCs w:val="18"/>
              </w:rPr>
              <w:t xml:space="preserve">   Hoe lang denk je nog nodig te hebben?</w:t>
            </w:r>
            <w:r w:rsidR="00294458" w:rsidRPr="00EE7E38">
              <w:rPr>
                <w:noProof/>
                <w:sz w:val="18"/>
                <w:szCs w:val="18"/>
              </w:rPr>
              <w:t xml:space="preserve">    </w:t>
            </w:r>
            <w:r w:rsidR="00EE7E38" w:rsidRPr="00EE7E38">
              <w:rPr>
                <w:sz w:val="18"/>
                <w:szCs w:val="18"/>
              </w:rPr>
              <w:br/>
            </w:r>
            <w:r w:rsidR="00EE7E38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EE7E38" w:rsidRPr="00EE7E38">
              <w:rPr>
                <w:b/>
                <w:bCs/>
                <w:sz w:val="18"/>
                <w:szCs w:val="18"/>
              </w:rPr>
              <w:t xml:space="preserve"> </w:t>
            </w:r>
            <w:r w:rsidR="00EE7E38" w:rsidRPr="00EE7E38">
              <w:rPr>
                <w:sz w:val="18"/>
                <w:szCs w:val="18"/>
              </w:rPr>
              <w:t xml:space="preserve">   Past het binnen</w:t>
            </w:r>
            <w:r w:rsidR="001157C7">
              <w:rPr>
                <w:sz w:val="18"/>
                <w:szCs w:val="18"/>
              </w:rPr>
              <w:t xml:space="preserve"> de 150% en past het binnen</w:t>
            </w:r>
            <w:r w:rsidR="00EE7E38" w:rsidRPr="00EE7E38">
              <w:rPr>
                <w:sz w:val="18"/>
                <w:szCs w:val="18"/>
              </w:rPr>
              <w:t xml:space="preserve"> de volgende tijdtrigger?</w:t>
            </w:r>
            <w:r w:rsidR="00EE7E38">
              <w:rPr>
                <w:sz w:val="18"/>
                <w:szCs w:val="18"/>
              </w:rPr>
              <w:t xml:space="preserve"> (van 2/3 tot 100% of van 100% tot 150%)</w:t>
            </w:r>
            <w:r w:rsidR="00EE7E38" w:rsidRPr="00EE7E38">
              <w:rPr>
                <w:sz w:val="18"/>
                <w:szCs w:val="18"/>
              </w:rPr>
              <w:br/>
              <w:t xml:space="preserve">       Zo ja, verlaat de evaluatie en ga door met de processtap</w:t>
            </w:r>
            <w:r w:rsidR="00EE7E38" w:rsidRPr="00EE7E38">
              <w:rPr>
                <w:sz w:val="18"/>
                <w:szCs w:val="18"/>
              </w:rPr>
              <w:br/>
            </w:r>
            <w:r w:rsidR="00EE7E38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EE7E38" w:rsidRPr="00EE7E38">
              <w:rPr>
                <w:b/>
                <w:bCs/>
                <w:sz w:val="18"/>
                <w:szCs w:val="18"/>
              </w:rPr>
              <w:t xml:space="preserve"> </w:t>
            </w:r>
            <w:r w:rsidR="00EE7E38" w:rsidRPr="00EE7E38">
              <w:rPr>
                <w:sz w:val="18"/>
                <w:szCs w:val="18"/>
              </w:rPr>
              <w:t xml:space="preserve">   Hoe heeft het zo lang kunnen duren?</w:t>
            </w:r>
            <w:r w:rsidR="00294458" w:rsidRPr="00EE7E38">
              <w:rPr>
                <w:noProof/>
                <w:sz w:val="18"/>
                <w:szCs w:val="18"/>
              </w:rPr>
              <w:t xml:space="preserve"> </w:t>
            </w:r>
            <w:r w:rsidR="00EE7E38" w:rsidRPr="00EE7E38">
              <w:rPr>
                <w:sz w:val="18"/>
                <w:szCs w:val="18"/>
              </w:rPr>
              <w:br/>
            </w:r>
            <w:r w:rsidR="00EE7E38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EE7E38" w:rsidRPr="00EE7E38">
              <w:rPr>
                <w:b/>
                <w:bCs/>
                <w:sz w:val="18"/>
                <w:szCs w:val="18"/>
              </w:rPr>
              <w:t xml:space="preserve"> </w:t>
            </w:r>
            <w:r w:rsidR="00EE7E38" w:rsidRPr="00EE7E38">
              <w:rPr>
                <w:sz w:val="18"/>
                <w:szCs w:val="18"/>
              </w:rPr>
              <w:t xml:space="preserve">   Zijn er snellere methodieken mogelijk?</w:t>
            </w:r>
            <w:r w:rsidR="00294458" w:rsidRPr="00EE7E38">
              <w:rPr>
                <w:noProof/>
                <w:sz w:val="18"/>
                <w:szCs w:val="18"/>
              </w:rPr>
              <w:t xml:space="preserve"> </w:t>
            </w:r>
            <w:r w:rsidR="00EE7E38" w:rsidRPr="00EE7E38">
              <w:rPr>
                <w:sz w:val="18"/>
                <w:szCs w:val="18"/>
              </w:rPr>
              <w:br/>
            </w:r>
            <w:r w:rsidR="00EE7E38" w:rsidRPr="00EE7E38">
              <w:rPr>
                <w:b/>
                <w:bCs/>
                <w:sz w:val="18"/>
                <w:szCs w:val="18"/>
              </w:rPr>
              <w:sym w:font="Symbol" w:char="F07F"/>
            </w:r>
            <w:r w:rsidR="00EE7E38" w:rsidRPr="00EE7E38">
              <w:rPr>
                <w:b/>
                <w:bCs/>
                <w:sz w:val="18"/>
                <w:szCs w:val="18"/>
              </w:rPr>
              <w:t xml:space="preserve"> </w:t>
            </w:r>
            <w:r w:rsidR="00EE7E38" w:rsidRPr="00EE7E38">
              <w:rPr>
                <w:sz w:val="18"/>
                <w:szCs w:val="18"/>
              </w:rPr>
              <w:t xml:space="preserve">   </w:t>
            </w:r>
            <w:r w:rsidR="00EE7E38" w:rsidRPr="00EE7E38">
              <w:rPr>
                <w:color w:val="FF0000"/>
                <w:sz w:val="18"/>
                <w:szCs w:val="18"/>
              </w:rPr>
              <w:t>Controle/contact moment met Jeroen</w:t>
            </w:r>
            <w:r w:rsidR="00EE7E38">
              <w:rPr>
                <w:color w:val="FF0000"/>
                <w:sz w:val="18"/>
                <w:szCs w:val="18"/>
              </w:rPr>
              <w:t>. Hij bepaalt het vervolg</w:t>
            </w:r>
          </w:p>
        </w:tc>
      </w:tr>
    </w:tbl>
    <w:p w14:paraId="0ECFF330" w14:textId="34E131BE" w:rsidR="006B212E" w:rsidRPr="00EE7E38" w:rsidRDefault="00D93211" w:rsidP="008F17EE">
      <w:pPr>
        <w:rPr>
          <w:sz w:val="18"/>
          <w:szCs w:val="18"/>
        </w:rPr>
      </w:pPr>
      <w:r w:rsidRPr="00EE7E38">
        <w:rPr>
          <w:sz w:val="18"/>
          <w:szCs w:val="18"/>
        </w:rPr>
        <w:lastRenderedPageBreak/>
        <w:t>TOELICHTING</w:t>
      </w:r>
    </w:p>
    <w:p w14:paraId="5AB12924" w14:textId="77777777" w:rsidR="00D93211" w:rsidRPr="00EE7E38" w:rsidRDefault="00D93211" w:rsidP="00D93211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14" w:name="_Ref146098035"/>
      <w:r w:rsidRPr="00EE7E38">
        <w:rPr>
          <w:sz w:val="18"/>
          <w:szCs w:val="18"/>
        </w:rPr>
        <w:t>Schrijf commentaar in de code en kort in de check-in omschrijving. Denk daarbij aan het volgende</w:t>
      </w:r>
      <w:r w:rsidR="003D5D96" w:rsidRPr="00EE7E38">
        <w:rPr>
          <w:sz w:val="18"/>
          <w:szCs w:val="18"/>
        </w:rPr>
        <w:fldChar w:fldCharType="begin"/>
      </w:r>
      <w:r w:rsidR="003D5D96" w:rsidRPr="00EE7E38">
        <w:rPr>
          <w:sz w:val="18"/>
          <w:szCs w:val="18"/>
        </w:rPr>
        <w:instrText xml:space="preserve"> XE "a" </w:instrText>
      </w:r>
      <w:r w:rsidR="003D5D96" w:rsidRPr="00EE7E38">
        <w:rPr>
          <w:sz w:val="18"/>
          <w:szCs w:val="18"/>
        </w:rPr>
        <w:fldChar w:fldCharType="end"/>
      </w:r>
      <w:r w:rsidRPr="00EE7E38">
        <w:rPr>
          <w:sz w:val="18"/>
          <w:szCs w:val="18"/>
        </w:rPr>
        <w:t>:</w:t>
      </w:r>
      <w:bookmarkEnd w:id="14"/>
    </w:p>
    <w:p w14:paraId="59842677" w14:textId="77777777" w:rsidR="00D93211" w:rsidRPr="00EE7E38" w:rsidRDefault="00D93211" w:rsidP="00D93211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Begrijp ik het vandaag?</w:t>
      </w:r>
    </w:p>
    <w:p w14:paraId="3DC47BA5" w14:textId="77777777" w:rsidR="00D93211" w:rsidRPr="00EE7E38" w:rsidRDefault="00D93211" w:rsidP="00D93211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Begrijpt de opdrachtgever het vandaag?</w:t>
      </w:r>
    </w:p>
    <w:p w14:paraId="35C84FAB" w14:textId="77777777" w:rsidR="00D93211" w:rsidRPr="00EE7E38" w:rsidRDefault="00D93211" w:rsidP="00D93211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Begrijp ik het over een jaar?</w:t>
      </w:r>
    </w:p>
    <w:p w14:paraId="60A52E15" w14:textId="77777777" w:rsidR="00D93211" w:rsidRPr="00EE7E38" w:rsidRDefault="00D93211" w:rsidP="00D93211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Begrijpt de opdrachtgever het over een jaar?</w:t>
      </w:r>
    </w:p>
    <w:p w14:paraId="3BE5C91A" w14:textId="3D8082C2" w:rsidR="003D5D96" w:rsidRPr="00EE7E38" w:rsidRDefault="00FC3658" w:rsidP="00FC3658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15" w:name="_Ref146097948"/>
      <w:r w:rsidRPr="00EE7E38">
        <w:rPr>
          <w:sz w:val="18"/>
          <w:szCs w:val="18"/>
        </w:rPr>
        <w:t>Crosscheck de beschrijving en deel je verbetering.</w:t>
      </w:r>
      <w:bookmarkEnd w:id="15"/>
      <w:r w:rsidR="003D5D96" w:rsidRPr="00EE7E38">
        <w:rPr>
          <w:sz w:val="18"/>
          <w:szCs w:val="18"/>
        </w:rPr>
        <w:t xml:space="preserve"> </w:t>
      </w:r>
      <w:r w:rsidR="00C54094" w:rsidRPr="00EE7E38">
        <w:rPr>
          <w:sz w:val="18"/>
          <w:szCs w:val="18"/>
        </w:rPr>
        <w:t>Sta in de schoenen van de ontvanger van een opmerking in Jira. Ook denk je na hoe je de opmerking over een jaar zou lezen.</w:t>
      </w:r>
      <w:r w:rsidR="003D5D96" w:rsidRPr="00EE7E38">
        <w:rPr>
          <w:sz w:val="18"/>
          <w:szCs w:val="18"/>
        </w:rPr>
        <w:fldChar w:fldCharType="begin"/>
      </w:r>
      <w:r w:rsidR="003D5D96" w:rsidRPr="00EE7E38">
        <w:rPr>
          <w:sz w:val="18"/>
          <w:szCs w:val="18"/>
        </w:rPr>
        <w:instrText xml:space="preserve"> XE "b" </w:instrText>
      </w:r>
      <w:r w:rsidR="003D5D96" w:rsidRPr="00EE7E38">
        <w:rPr>
          <w:sz w:val="18"/>
          <w:szCs w:val="18"/>
        </w:rPr>
        <w:fldChar w:fldCharType="end"/>
      </w:r>
    </w:p>
    <w:p w14:paraId="7960AC61" w14:textId="77777777" w:rsidR="00027686" w:rsidRPr="00EE7E38" w:rsidRDefault="003D5D96" w:rsidP="00FC3658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16" w:name="_Ref150171502"/>
      <w:r w:rsidRPr="00EE7E38">
        <w:rPr>
          <w:sz w:val="18"/>
          <w:szCs w:val="18"/>
        </w:rPr>
        <w:t>Opnieuw beginnen? Alarm!</w:t>
      </w:r>
      <w:bookmarkEnd w:id="16"/>
      <w:r w:rsidR="00027686" w:rsidRPr="00EE7E38">
        <w:rPr>
          <w:sz w:val="18"/>
          <w:szCs w:val="18"/>
        </w:rPr>
        <w:t xml:space="preserve"> </w:t>
      </w:r>
      <w:r w:rsidR="00027686" w:rsidRPr="00EE7E38">
        <w:rPr>
          <w:sz w:val="18"/>
          <w:szCs w:val="18"/>
        </w:rPr>
        <w:fldChar w:fldCharType="begin"/>
      </w:r>
      <w:r w:rsidR="00027686" w:rsidRPr="00EE7E38">
        <w:rPr>
          <w:sz w:val="18"/>
          <w:szCs w:val="18"/>
        </w:rPr>
        <w:instrText xml:space="preserve"> XE "c" </w:instrText>
      </w:r>
      <w:r w:rsidR="00027686" w:rsidRPr="00EE7E38">
        <w:rPr>
          <w:sz w:val="18"/>
          <w:szCs w:val="18"/>
        </w:rPr>
        <w:fldChar w:fldCharType="end"/>
      </w:r>
    </w:p>
    <w:p w14:paraId="0CC1FF73" w14:textId="6BEEA7BB" w:rsidR="00FC3658" w:rsidRPr="00EE7E38" w:rsidRDefault="00027686" w:rsidP="00FC3658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17" w:name="d"/>
      <w:r w:rsidRPr="00EE7E38">
        <w:rPr>
          <w:sz w:val="18"/>
          <w:szCs w:val="18"/>
        </w:rPr>
        <w:t>Kies een oplossing die het probleem bij de bron (‘root cause’) oplost</w:t>
      </w:r>
      <w:bookmarkEnd w:id="17"/>
    </w:p>
    <w:p w14:paraId="3DA598C9" w14:textId="48D837FC" w:rsidR="0009317D" w:rsidRPr="00EE7E38" w:rsidRDefault="0009317D" w:rsidP="00FC3658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18" w:name="e"/>
      <w:r w:rsidRPr="00EE7E38">
        <w:rPr>
          <w:sz w:val="18"/>
          <w:szCs w:val="18"/>
        </w:rPr>
        <w:t>Worden er meerdere concepten gebruikt? Zo ja, opbiechten!</w:t>
      </w:r>
      <w:bookmarkEnd w:id="18"/>
    </w:p>
    <w:p w14:paraId="29E89564" w14:textId="3ACE50F8" w:rsidR="0009317D" w:rsidRPr="00EE7E38" w:rsidRDefault="0009317D" w:rsidP="00FC3658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19" w:name="f"/>
      <w:r w:rsidRPr="00EE7E38">
        <w:rPr>
          <w:sz w:val="18"/>
          <w:szCs w:val="18"/>
        </w:rPr>
        <w:t>Meld afwijkingen, hoe langer je wacht, des te groter en pijnlijker de situatie</w:t>
      </w:r>
    </w:p>
    <w:p w14:paraId="18050639" w14:textId="1DAA8071" w:rsidR="0009317D" w:rsidRPr="00EE7E38" w:rsidRDefault="0009317D" w:rsidP="00FC3658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20" w:name="g"/>
      <w:bookmarkEnd w:id="19"/>
      <w:r w:rsidRPr="00EE7E38">
        <w:rPr>
          <w:sz w:val="18"/>
          <w:szCs w:val="18"/>
        </w:rPr>
        <w:t>Requirements valideren: meld afwijkingen</w:t>
      </w:r>
      <w:bookmarkEnd w:id="20"/>
    </w:p>
    <w:p w14:paraId="310E3004" w14:textId="5F85157C" w:rsidR="0009317D" w:rsidRPr="00EE7E38" w:rsidRDefault="0009317D" w:rsidP="00FC3658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21" w:name="h"/>
      <w:r w:rsidRPr="00EE7E38">
        <w:rPr>
          <w:sz w:val="18"/>
          <w:szCs w:val="18"/>
        </w:rPr>
        <w:t>Geen bestanden openen zonder Jira nummer</w:t>
      </w:r>
      <w:bookmarkEnd w:id="21"/>
    </w:p>
    <w:p w14:paraId="0F9610A3" w14:textId="321188C9" w:rsidR="008750EB" w:rsidRPr="00EE7E38" w:rsidRDefault="008750EB" w:rsidP="00FC3658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22" w:name="i"/>
      <w:r w:rsidRPr="00EE7E38">
        <w:rPr>
          <w:sz w:val="18"/>
          <w:szCs w:val="18"/>
        </w:rPr>
        <w:t xml:space="preserve">Draait de oplossing in </w:t>
      </w:r>
      <w:r w:rsidRPr="00EE7E38">
        <w:rPr>
          <w:rFonts w:cstheme="minorHAnsi"/>
          <w:sz w:val="18"/>
          <w:szCs w:val="18"/>
        </w:rPr>
        <w:t>éé</w:t>
      </w:r>
      <w:r w:rsidRPr="00EE7E38">
        <w:rPr>
          <w:sz w:val="18"/>
          <w:szCs w:val="18"/>
        </w:rPr>
        <w:t>n thread? Zo niet, kunnen er race condities optreden?</w:t>
      </w:r>
      <w:bookmarkEnd w:id="22"/>
    </w:p>
    <w:p w14:paraId="65B9619B" w14:textId="4487F460" w:rsidR="00E123B3" w:rsidRPr="00EE7E38" w:rsidRDefault="00E123B3" w:rsidP="00FC3658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23" w:name="j"/>
      <w:r w:rsidRPr="00EE7E38">
        <w:rPr>
          <w:sz w:val="18"/>
          <w:szCs w:val="18"/>
        </w:rPr>
        <w:t>Verwacht bugs: aantal en gewicht wordt gehalveerd, bijv. 8 bugs worden na 2 uur testen 4 zware bugs, 4 bugs worden na 1 uur testen 2 lichtere bugs</w:t>
      </w:r>
      <w:bookmarkEnd w:id="23"/>
    </w:p>
    <w:p w14:paraId="19488375" w14:textId="496AB29F" w:rsidR="009773AF" w:rsidRPr="00EE7E38" w:rsidRDefault="009773AF" w:rsidP="00FC3658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24" w:name="k"/>
      <w:r w:rsidRPr="00EE7E38">
        <w:rPr>
          <w:sz w:val="18"/>
          <w:szCs w:val="18"/>
        </w:rPr>
        <w:t>Maakt het gekozen concept gebruik van de mainstream oplossing zoals gedocumenteerd voor:</w:t>
      </w:r>
    </w:p>
    <w:bookmarkEnd w:id="24"/>
    <w:p w14:paraId="1375AF27" w14:textId="1AB268C9" w:rsidR="009773AF" w:rsidRPr="00EE7E38" w:rsidRDefault="009773AF" w:rsidP="009773AF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.NET,</w:t>
      </w:r>
    </w:p>
    <w:p w14:paraId="6B1B8B0D" w14:textId="77777777" w:rsidR="009773AF" w:rsidRPr="00EE7E38" w:rsidRDefault="009773AF" w:rsidP="009773AF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Xamarin,</w:t>
      </w:r>
    </w:p>
    <w:p w14:paraId="2EB6F180" w14:textId="6F8A9EA0" w:rsidR="009773AF" w:rsidRPr="00EE7E38" w:rsidRDefault="009773AF" w:rsidP="009773AF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plugins, bijvoorbeeld SkiaSharp</w:t>
      </w:r>
    </w:p>
    <w:p w14:paraId="33F44042" w14:textId="3C79D87F" w:rsidR="00246E5B" w:rsidRPr="00EE7E38" w:rsidRDefault="00246E5B" w:rsidP="00246E5B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25" w:name="l"/>
      <w:r w:rsidRPr="00EE7E38">
        <w:rPr>
          <w:sz w:val="18"/>
          <w:szCs w:val="18"/>
        </w:rPr>
        <w:t>Verbeterpunt opschrijven in míjn werk</w:t>
      </w:r>
      <w:bookmarkEnd w:id="25"/>
      <w:r w:rsidR="00190981" w:rsidRPr="00EE7E38">
        <w:rPr>
          <w:sz w:val="18"/>
          <w:szCs w:val="18"/>
        </w:rPr>
        <w:t xml:space="preserve"> en voeg actiepunten aan Excel bestand toe na reflectie</w:t>
      </w:r>
    </w:p>
    <w:p w14:paraId="2973472C" w14:textId="298CC468" w:rsidR="00C54094" w:rsidRPr="00EE7E38" w:rsidRDefault="00C54094" w:rsidP="00246E5B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26" w:name="_Ref181371060"/>
      <w:r w:rsidRPr="00EE7E38">
        <w:rPr>
          <w:sz w:val="18"/>
          <w:szCs w:val="18"/>
        </w:rPr>
        <w:t>Is mijn conditie de minimale set? Zitter er niet zaken in die er niet toe doen?</w:t>
      </w:r>
      <w:bookmarkEnd w:id="26"/>
    </w:p>
    <w:p w14:paraId="782EE006" w14:textId="29A8EBB4" w:rsidR="00C84CD8" w:rsidRPr="00EE7E38" w:rsidRDefault="00C84CD8" w:rsidP="00246E5B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27" w:name="m"/>
      <w:r w:rsidRPr="00EE7E38">
        <w:rPr>
          <w:sz w:val="18"/>
          <w:szCs w:val="18"/>
        </w:rPr>
        <w:t>De beschrijving van Jira bestaat uit de volgende onderdelen:</w:t>
      </w:r>
    </w:p>
    <w:bookmarkEnd w:id="27"/>
    <w:p w14:paraId="1E2A9F35" w14:textId="0FDF35B1" w:rsidR="00C84CD8" w:rsidRPr="00EE7E38" w:rsidRDefault="00C84CD8" w:rsidP="00C84CD8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Omgeving</w:t>
      </w:r>
    </w:p>
    <w:p w14:paraId="1935F3F4" w14:textId="7C2FDA09" w:rsidR="00C84CD8" w:rsidRPr="00EE7E38" w:rsidRDefault="00C84CD8" w:rsidP="00C84CD8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Scenario</w:t>
      </w:r>
    </w:p>
    <w:p w14:paraId="0C1DD1FC" w14:textId="307C728D" w:rsidR="00C84CD8" w:rsidRPr="00EE7E38" w:rsidRDefault="00C84CD8" w:rsidP="00C84CD8">
      <w:pPr>
        <w:pStyle w:val="ListParagraph"/>
        <w:numPr>
          <w:ilvl w:val="2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Wat er niet volgens verwachting gaat (bij bug)</w:t>
      </w:r>
    </w:p>
    <w:p w14:paraId="0E2AAFD7" w14:textId="6602CD6B" w:rsidR="00C84CD8" w:rsidRPr="00EE7E38" w:rsidRDefault="00C84CD8" w:rsidP="00C84CD8">
      <w:pPr>
        <w:pStyle w:val="ListParagraph"/>
        <w:numPr>
          <w:ilvl w:val="2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Wat ik had verwacht (bij bug)</w:t>
      </w:r>
    </w:p>
    <w:p w14:paraId="5C9E3131" w14:textId="119E4469" w:rsidR="00C84CD8" w:rsidRPr="00EE7E38" w:rsidRDefault="00C84CD8" w:rsidP="00C84CD8">
      <w:pPr>
        <w:pStyle w:val="ListParagraph"/>
        <w:numPr>
          <w:ilvl w:val="2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Huidige implementatie (bij feature)</w:t>
      </w:r>
    </w:p>
    <w:p w14:paraId="16D1D7C8" w14:textId="1B20A62B" w:rsidR="00C84CD8" w:rsidRPr="00EE7E38" w:rsidRDefault="00C84CD8" w:rsidP="00C84CD8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Probleem</w:t>
      </w:r>
    </w:p>
    <w:p w14:paraId="0B90824A" w14:textId="535B23CC" w:rsidR="00C84CD8" w:rsidRPr="00EE7E38" w:rsidRDefault="00C84CD8" w:rsidP="00C84CD8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Hypothese (bij bug)</w:t>
      </w:r>
    </w:p>
    <w:p w14:paraId="4394FD94" w14:textId="57C4014E" w:rsidR="00C84CD8" w:rsidRPr="00EE7E38" w:rsidRDefault="00C84CD8" w:rsidP="00C84CD8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EE7E38">
        <w:rPr>
          <w:sz w:val="18"/>
          <w:szCs w:val="18"/>
        </w:rPr>
        <w:t>Oplossingsrichting (bij feature)</w:t>
      </w:r>
    </w:p>
    <w:sectPr w:rsidR="00C84CD8" w:rsidRPr="00EE7E38" w:rsidSect="005C0BC9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Rinse Cramer" w:date="2025-10-16T08:06:00Z" w:initials="RC">
    <w:p w14:paraId="149C3EDC" w14:textId="15B5B807" w:rsidR="00FC4C6D" w:rsidRDefault="00FC4C6D">
      <w:pPr>
        <w:pStyle w:val="CommentText"/>
      </w:pPr>
      <w:r>
        <w:rPr>
          <w:rStyle w:val="CommentReference"/>
        </w:rPr>
        <w:annotationRef/>
      </w:r>
      <w:r>
        <w:t>Handleiding intake</w:t>
      </w:r>
    </w:p>
  </w:comment>
  <w:comment w:id="4" w:author="Rinse Cramer" w:date="2025-10-16T08:07:00Z" w:initials="RC">
    <w:p w14:paraId="7761A953" w14:textId="5F0B480C" w:rsidR="00FC4C6D" w:rsidRDefault="00FC4C6D">
      <w:pPr>
        <w:pStyle w:val="CommentText"/>
      </w:pPr>
      <w:r>
        <w:rPr>
          <w:rStyle w:val="CommentReference"/>
        </w:rPr>
        <w:annotationRef/>
      </w:r>
      <w:r>
        <w:t>Handleiding probleem</w:t>
      </w:r>
    </w:p>
  </w:comment>
  <w:comment w:id="5" w:author="Rinse Cramer" w:date="2025-10-16T08:07:00Z" w:initials="RC">
    <w:p w14:paraId="556AEFFE" w14:textId="1BAEDC8C" w:rsidR="00FC4C6D" w:rsidRDefault="00FC4C6D">
      <w:pPr>
        <w:pStyle w:val="CommentText"/>
      </w:pPr>
      <w:r>
        <w:rPr>
          <w:rStyle w:val="CommentReference"/>
        </w:rPr>
        <w:annotationRef/>
      </w:r>
      <w:r>
        <w:t>Handleiding oplossing</w:t>
      </w:r>
    </w:p>
  </w:comment>
  <w:comment w:id="6" w:author="Rinse Cramer" w:date="2025-10-16T08:08:00Z" w:initials="RC">
    <w:p w14:paraId="1E4FA92C" w14:textId="639FD370" w:rsidR="00FC4C6D" w:rsidRDefault="00FC4C6D">
      <w:pPr>
        <w:pStyle w:val="CommentText"/>
      </w:pPr>
      <w:r>
        <w:rPr>
          <w:rStyle w:val="CommentReference"/>
        </w:rPr>
        <w:annotationRef/>
      </w:r>
      <w:r>
        <w:t>Handleiding referenties</w:t>
      </w:r>
    </w:p>
  </w:comment>
  <w:comment w:id="8" w:author="Rinse Cramer" w:date="2025-10-16T08:08:00Z" w:initials="RC">
    <w:p w14:paraId="057F5944" w14:textId="767DED29" w:rsidR="00FC4C6D" w:rsidRDefault="00FC4C6D">
      <w:pPr>
        <w:pStyle w:val="CommentText"/>
      </w:pPr>
      <w:r>
        <w:rPr>
          <w:rStyle w:val="CommentReference"/>
        </w:rPr>
        <w:annotationRef/>
      </w:r>
      <w:r>
        <w:t>Handleiding steppend debuggen</w:t>
      </w:r>
    </w:p>
  </w:comment>
  <w:comment w:id="9" w:author="Rinse Cramer" w:date="2025-10-16T08:09:00Z" w:initials="RC">
    <w:p w14:paraId="580035EE" w14:textId="605306EC" w:rsidR="00FC4C6D" w:rsidRDefault="00FC4C6D">
      <w:pPr>
        <w:pStyle w:val="CommentText"/>
      </w:pPr>
      <w:r>
        <w:rPr>
          <w:rStyle w:val="CommentReference"/>
        </w:rPr>
        <w:annotationRef/>
      </w:r>
      <w:r>
        <w:t>Handleiding functioneel testen</w:t>
      </w:r>
    </w:p>
  </w:comment>
  <w:comment w:id="10" w:author="Rinse Cramer" w:date="2025-10-16T08:09:00Z" w:initials="RC">
    <w:p w14:paraId="6C3D7741" w14:textId="723ABCF5" w:rsidR="00FC4C6D" w:rsidRDefault="00FC4C6D">
      <w:pPr>
        <w:pStyle w:val="CommentText"/>
      </w:pPr>
      <w:r>
        <w:rPr>
          <w:rStyle w:val="CommentReference"/>
        </w:rPr>
        <w:annotationRef/>
      </w:r>
      <w:r>
        <w:t>Handleiding code review</w:t>
      </w:r>
    </w:p>
  </w:comment>
  <w:comment w:id="12" w:author="Rinse Cramer" w:date="2025-10-16T08:09:00Z" w:initials="RC">
    <w:p w14:paraId="52700813" w14:textId="3E827414" w:rsidR="00FC4C6D" w:rsidRDefault="00FC4C6D">
      <w:pPr>
        <w:pStyle w:val="CommentText"/>
      </w:pPr>
      <w:r>
        <w:rPr>
          <w:rStyle w:val="CommentReference"/>
        </w:rPr>
        <w:annotationRef/>
      </w:r>
      <w:r>
        <w:t>Handleiding bijzonderheden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9C3EDC" w15:done="0"/>
  <w15:commentEx w15:paraId="7761A953" w15:done="0"/>
  <w15:commentEx w15:paraId="556AEFFE" w15:done="0"/>
  <w15:commentEx w15:paraId="1E4FA92C" w15:done="0"/>
  <w15:commentEx w15:paraId="057F5944" w15:done="0"/>
  <w15:commentEx w15:paraId="580035EE" w15:done="0"/>
  <w15:commentEx w15:paraId="6C3D7741" w15:done="0"/>
  <w15:commentEx w15:paraId="527008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BCE995" w16cex:dateUtc="2025-10-16T06:06:00Z"/>
  <w16cex:commentExtensible w16cex:durableId="38841E10" w16cex:dateUtc="2025-10-16T06:07:00Z"/>
  <w16cex:commentExtensible w16cex:durableId="42333080" w16cex:dateUtc="2025-10-16T06:07:00Z"/>
  <w16cex:commentExtensible w16cex:durableId="61637AD4" w16cex:dateUtc="2025-10-16T06:08:00Z"/>
  <w16cex:commentExtensible w16cex:durableId="04ECBADE" w16cex:dateUtc="2025-10-16T06:08:00Z"/>
  <w16cex:commentExtensible w16cex:durableId="47694A51" w16cex:dateUtc="2025-10-16T06:09:00Z"/>
  <w16cex:commentExtensible w16cex:durableId="61C54CE5" w16cex:dateUtc="2025-10-16T06:09:00Z"/>
  <w16cex:commentExtensible w16cex:durableId="063BA4DF" w16cex:dateUtc="2025-10-16T06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9C3EDC" w16cid:durableId="5DBCE995"/>
  <w16cid:commentId w16cid:paraId="7761A953" w16cid:durableId="38841E10"/>
  <w16cid:commentId w16cid:paraId="556AEFFE" w16cid:durableId="42333080"/>
  <w16cid:commentId w16cid:paraId="1E4FA92C" w16cid:durableId="61637AD4"/>
  <w16cid:commentId w16cid:paraId="057F5944" w16cid:durableId="04ECBADE"/>
  <w16cid:commentId w16cid:paraId="580035EE" w16cid:durableId="47694A51"/>
  <w16cid:commentId w16cid:paraId="6C3D7741" w16cid:durableId="61C54CE5"/>
  <w16cid:commentId w16cid:paraId="52700813" w16cid:durableId="063BA4D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66513" w14:textId="77777777" w:rsidR="000D7E12" w:rsidRDefault="000D7E12" w:rsidP="00D93211">
      <w:pPr>
        <w:spacing w:after="0" w:line="240" w:lineRule="auto"/>
      </w:pPr>
      <w:r>
        <w:separator/>
      </w:r>
    </w:p>
  </w:endnote>
  <w:endnote w:type="continuationSeparator" w:id="0">
    <w:p w14:paraId="3AB2938B" w14:textId="77777777" w:rsidR="000D7E12" w:rsidRDefault="000D7E12" w:rsidP="00D9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B5B67" w14:textId="77777777" w:rsidR="000D7E12" w:rsidRDefault="000D7E12" w:rsidP="00D93211">
      <w:pPr>
        <w:spacing w:after="0" w:line="240" w:lineRule="auto"/>
      </w:pPr>
      <w:r>
        <w:separator/>
      </w:r>
    </w:p>
  </w:footnote>
  <w:footnote w:type="continuationSeparator" w:id="0">
    <w:p w14:paraId="3F0898F5" w14:textId="77777777" w:rsidR="000D7E12" w:rsidRDefault="000D7E12" w:rsidP="00D93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D6660"/>
    <w:multiLevelType w:val="hybridMultilevel"/>
    <w:tmpl w:val="76CA8A5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84877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nse Cramer">
    <w15:presenceInfo w15:providerId="Windows Live" w15:userId="f8acfcd14c01cf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1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02"/>
    <w:rsid w:val="00004510"/>
    <w:rsid w:val="00027686"/>
    <w:rsid w:val="00030593"/>
    <w:rsid w:val="0007140A"/>
    <w:rsid w:val="00072BFB"/>
    <w:rsid w:val="0009014E"/>
    <w:rsid w:val="0009317D"/>
    <w:rsid w:val="00094679"/>
    <w:rsid w:val="000C0553"/>
    <w:rsid w:val="000D7E12"/>
    <w:rsid w:val="000F6977"/>
    <w:rsid w:val="00101D75"/>
    <w:rsid w:val="001157C7"/>
    <w:rsid w:val="001230BA"/>
    <w:rsid w:val="001517DB"/>
    <w:rsid w:val="00161F28"/>
    <w:rsid w:val="001866C4"/>
    <w:rsid w:val="00190981"/>
    <w:rsid w:val="00197D03"/>
    <w:rsid w:val="001D2CB0"/>
    <w:rsid w:val="001E1C69"/>
    <w:rsid w:val="001F4A90"/>
    <w:rsid w:val="00231855"/>
    <w:rsid w:val="0024134F"/>
    <w:rsid w:val="00246E5B"/>
    <w:rsid w:val="002510AE"/>
    <w:rsid w:val="00255A46"/>
    <w:rsid w:val="00262BDC"/>
    <w:rsid w:val="0026409A"/>
    <w:rsid w:val="00275EBB"/>
    <w:rsid w:val="00293A13"/>
    <w:rsid w:val="00294458"/>
    <w:rsid w:val="002A46C5"/>
    <w:rsid w:val="002A73A5"/>
    <w:rsid w:val="002C6ED2"/>
    <w:rsid w:val="002D1884"/>
    <w:rsid w:val="002D6C07"/>
    <w:rsid w:val="002F246D"/>
    <w:rsid w:val="003136BA"/>
    <w:rsid w:val="00323D64"/>
    <w:rsid w:val="00324EDD"/>
    <w:rsid w:val="00351B1D"/>
    <w:rsid w:val="00354870"/>
    <w:rsid w:val="0038249B"/>
    <w:rsid w:val="003A02A0"/>
    <w:rsid w:val="003A10CC"/>
    <w:rsid w:val="003A6C9F"/>
    <w:rsid w:val="003B5235"/>
    <w:rsid w:val="003D5D96"/>
    <w:rsid w:val="0042291C"/>
    <w:rsid w:val="00446DD0"/>
    <w:rsid w:val="0045736D"/>
    <w:rsid w:val="004579C7"/>
    <w:rsid w:val="004630FB"/>
    <w:rsid w:val="00471B84"/>
    <w:rsid w:val="004800B8"/>
    <w:rsid w:val="004843A6"/>
    <w:rsid w:val="004A343B"/>
    <w:rsid w:val="004B06A5"/>
    <w:rsid w:val="004B5ADF"/>
    <w:rsid w:val="004C3C7D"/>
    <w:rsid w:val="004D1B6B"/>
    <w:rsid w:val="004E763A"/>
    <w:rsid w:val="004F0274"/>
    <w:rsid w:val="00504230"/>
    <w:rsid w:val="00561843"/>
    <w:rsid w:val="0058427D"/>
    <w:rsid w:val="005864AB"/>
    <w:rsid w:val="005A0F3B"/>
    <w:rsid w:val="005A1E4D"/>
    <w:rsid w:val="005A709C"/>
    <w:rsid w:val="005C0BC9"/>
    <w:rsid w:val="00670518"/>
    <w:rsid w:val="00672710"/>
    <w:rsid w:val="006914D1"/>
    <w:rsid w:val="00692E6E"/>
    <w:rsid w:val="006A4655"/>
    <w:rsid w:val="006B212E"/>
    <w:rsid w:val="006B47DC"/>
    <w:rsid w:val="006E2349"/>
    <w:rsid w:val="006E4A02"/>
    <w:rsid w:val="006E61BF"/>
    <w:rsid w:val="00724580"/>
    <w:rsid w:val="007332AE"/>
    <w:rsid w:val="0079461D"/>
    <w:rsid w:val="007A00E1"/>
    <w:rsid w:val="007A2211"/>
    <w:rsid w:val="007D44A6"/>
    <w:rsid w:val="007F69FB"/>
    <w:rsid w:val="008224A4"/>
    <w:rsid w:val="008257E1"/>
    <w:rsid w:val="0083283D"/>
    <w:rsid w:val="00832EC1"/>
    <w:rsid w:val="00835F6D"/>
    <w:rsid w:val="00843EA6"/>
    <w:rsid w:val="00860DCD"/>
    <w:rsid w:val="008738A7"/>
    <w:rsid w:val="008750EB"/>
    <w:rsid w:val="00886A59"/>
    <w:rsid w:val="00897EB6"/>
    <w:rsid w:val="008B6CCE"/>
    <w:rsid w:val="008C0B5E"/>
    <w:rsid w:val="008F003A"/>
    <w:rsid w:val="008F17EE"/>
    <w:rsid w:val="009048A4"/>
    <w:rsid w:val="00907CFD"/>
    <w:rsid w:val="0091703A"/>
    <w:rsid w:val="00941855"/>
    <w:rsid w:val="00961FF5"/>
    <w:rsid w:val="00964DBD"/>
    <w:rsid w:val="009773AF"/>
    <w:rsid w:val="00996D4C"/>
    <w:rsid w:val="009B3D3F"/>
    <w:rsid w:val="009D103D"/>
    <w:rsid w:val="009E6AE9"/>
    <w:rsid w:val="00A16CDB"/>
    <w:rsid w:val="00A23D71"/>
    <w:rsid w:val="00A25259"/>
    <w:rsid w:val="00A369B8"/>
    <w:rsid w:val="00A446C8"/>
    <w:rsid w:val="00A4587C"/>
    <w:rsid w:val="00A526C3"/>
    <w:rsid w:val="00A65BD4"/>
    <w:rsid w:val="00A91A51"/>
    <w:rsid w:val="00A94AF9"/>
    <w:rsid w:val="00AE1F16"/>
    <w:rsid w:val="00AE6026"/>
    <w:rsid w:val="00B04993"/>
    <w:rsid w:val="00B05011"/>
    <w:rsid w:val="00B05B22"/>
    <w:rsid w:val="00B07C85"/>
    <w:rsid w:val="00B21DD9"/>
    <w:rsid w:val="00B23F56"/>
    <w:rsid w:val="00B412CD"/>
    <w:rsid w:val="00B504DB"/>
    <w:rsid w:val="00B5087C"/>
    <w:rsid w:val="00B65FF0"/>
    <w:rsid w:val="00B7069F"/>
    <w:rsid w:val="00B85F88"/>
    <w:rsid w:val="00B961B4"/>
    <w:rsid w:val="00BA5BBC"/>
    <w:rsid w:val="00BB2E5F"/>
    <w:rsid w:val="00BB37FE"/>
    <w:rsid w:val="00BB5E6B"/>
    <w:rsid w:val="00BC3951"/>
    <w:rsid w:val="00BC6B5D"/>
    <w:rsid w:val="00BD0D9F"/>
    <w:rsid w:val="00BD7C9A"/>
    <w:rsid w:val="00BE77A0"/>
    <w:rsid w:val="00C01C01"/>
    <w:rsid w:val="00C04559"/>
    <w:rsid w:val="00C22432"/>
    <w:rsid w:val="00C3043C"/>
    <w:rsid w:val="00C36D7A"/>
    <w:rsid w:val="00C4764F"/>
    <w:rsid w:val="00C54094"/>
    <w:rsid w:val="00C761BB"/>
    <w:rsid w:val="00C84CD8"/>
    <w:rsid w:val="00CD5093"/>
    <w:rsid w:val="00CD7CF9"/>
    <w:rsid w:val="00D01C12"/>
    <w:rsid w:val="00D1342B"/>
    <w:rsid w:val="00D22C9C"/>
    <w:rsid w:val="00D52DC2"/>
    <w:rsid w:val="00D83430"/>
    <w:rsid w:val="00D93211"/>
    <w:rsid w:val="00D95757"/>
    <w:rsid w:val="00DA5EC9"/>
    <w:rsid w:val="00DB2532"/>
    <w:rsid w:val="00DB4168"/>
    <w:rsid w:val="00DC438A"/>
    <w:rsid w:val="00DD0C14"/>
    <w:rsid w:val="00DD673F"/>
    <w:rsid w:val="00DE7D0C"/>
    <w:rsid w:val="00E03F7B"/>
    <w:rsid w:val="00E123B3"/>
    <w:rsid w:val="00E206BB"/>
    <w:rsid w:val="00E26C13"/>
    <w:rsid w:val="00E275F9"/>
    <w:rsid w:val="00E559D2"/>
    <w:rsid w:val="00E7095A"/>
    <w:rsid w:val="00E80A1C"/>
    <w:rsid w:val="00E82A04"/>
    <w:rsid w:val="00E9190E"/>
    <w:rsid w:val="00E97474"/>
    <w:rsid w:val="00EC088F"/>
    <w:rsid w:val="00EC7D33"/>
    <w:rsid w:val="00ED092D"/>
    <w:rsid w:val="00ED7BFE"/>
    <w:rsid w:val="00EE1EC8"/>
    <w:rsid w:val="00EE7E38"/>
    <w:rsid w:val="00EF4BA2"/>
    <w:rsid w:val="00F05DF4"/>
    <w:rsid w:val="00F2519F"/>
    <w:rsid w:val="00F4613E"/>
    <w:rsid w:val="00F46ECB"/>
    <w:rsid w:val="00F533D3"/>
    <w:rsid w:val="00F97F6C"/>
    <w:rsid w:val="00FA0E54"/>
    <w:rsid w:val="00FA7C93"/>
    <w:rsid w:val="00FB005D"/>
    <w:rsid w:val="00FC3658"/>
    <w:rsid w:val="00FC4C6D"/>
    <w:rsid w:val="00FC5A49"/>
    <w:rsid w:val="00FF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6A7A6"/>
  <w15:chartTrackingRefBased/>
  <w15:docId w15:val="{AC9F37CD-C938-4D8B-9E4B-CBB53ED0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A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2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32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2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3211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9321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321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9321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C4C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4C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4C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4C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4C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E61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71DC0-851A-4DEF-BDBC-6CFFC317F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825</Words>
  <Characters>4163</Characters>
  <Application>Microsoft Office Word</Application>
  <DocSecurity>0</DocSecurity>
  <Lines>93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TODO-lijst proces</vt:lpstr>
      <vt:lpstr>Checklist proces</vt:lpstr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TODO-lijst proces</dc:title>
  <dc:subject/>
  <dc:creator>Rinse Cramer</dc:creator>
  <cp:keywords/>
  <dc:description/>
  <cp:lastModifiedBy>Rinse Cramer</cp:lastModifiedBy>
  <cp:revision>17</cp:revision>
  <cp:lastPrinted>2025-03-26T10:02:00Z</cp:lastPrinted>
  <dcterms:created xsi:type="dcterms:W3CDTF">2025-10-24T13:53:00Z</dcterms:created>
  <dcterms:modified xsi:type="dcterms:W3CDTF">2025-11-02T14:38:00Z</dcterms:modified>
</cp:coreProperties>
</file>